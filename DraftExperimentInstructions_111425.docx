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2DF03" w14:textId="7E30D316" w:rsidR="00A1197A" w:rsidRDefault="00A1197A" w:rsidP="00E01505">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Experiment</w:t>
      </w:r>
      <w:r w:rsidRPr="00A1197A">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A1197A">
        <w:rPr>
          <w:rFonts w:ascii="Times New Roman" w:eastAsia="Times New Roman" w:hAnsi="Times New Roman" w:cs="Times New Roman"/>
          <w:kern w:val="0"/>
          <w14:ligatures w14:val="none"/>
        </w:rPr>
        <w:t>We have 3 treatments</w:t>
      </w:r>
      <w:r>
        <w:rPr>
          <w:rFonts w:ascii="Times New Roman" w:eastAsia="Times New Roman" w:hAnsi="Times New Roman" w:cs="Times New Roman"/>
          <w:kern w:val="0"/>
          <w14:ligatures w14:val="none"/>
        </w:rPr>
        <w:t>, A, B, C.</w:t>
      </w:r>
    </w:p>
    <w:p w14:paraId="495DC144" w14:textId="72F07831" w:rsidR="00A1197A" w:rsidRDefault="00A1197A" w:rsidP="00E01505">
      <w:pPr>
        <w:spacing w:before="100" w:beforeAutospacing="1" w:after="120" w:line="240" w:lineRule="auto"/>
        <w:jc w:val="both"/>
        <w:rPr>
          <w:rFonts w:ascii="Times New Roman" w:eastAsia="Times New Roman" w:hAnsi="Times New Roman" w:cs="Times New Roman"/>
          <w:kern w:val="0"/>
          <w14:ligatures w14:val="none"/>
        </w:rPr>
      </w:pPr>
      <w:commentRangeStart w:id="0"/>
      <w:r>
        <w:rPr>
          <w:rFonts w:ascii="Times New Roman" w:eastAsia="Times New Roman" w:hAnsi="Times New Roman" w:cs="Times New Roman"/>
          <w:kern w:val="0"/>
          <w14:ligatures w14:val="none"/>
        </w:rPr>
        <w:t>Treatment A: 1</w:t>
      </w:r>
      <w:r w:rsidRPr="00A1197A">
        <w:rPr>
          <w:rFonts w:ascii="Times New Roman" w:eastAsia="Times New Roman" w:hAnsi="Times New Roman" w:cs="Times New Roman"/>
          <w:kern w:val="0"/>
          <w:vertAlign w:val="superscript"/>
          <w14:ligatures w14:val="none"/>
        </w:rPr>
        <w:t>st</w:t>
      </w:r>
      <w:r>
        <w:rPr>
          <w:rFonts w:ascii="Times New Roman" w:eastAsia="Times New Roman" w:hAnsi="Times New Roman" w:cs="Times New Roman"/>
          <w:kern w:val="0"/>
          <w14:ligatures w14:val="none"/>
        </w:rPr>
        <w:t xml:space="preserve"> signal and belief elicitation, 2</w:t>
      </w:r>
      <w:r w:rsidRPr="00A1197A">
        <w:rPr>
          <w:rFonts w:ascii="Times New Roman" w:eastAsia="Times New Roman" w:hAnsi="Times New Roman" w:cs="Times New Roman"/>
          <w:kern w:val="0"/>
          <w:vertAlign w:val="superscript"/>
          <w14:ligatures w14:val="none"/>
        </w:rPr>
        <w:t>nd</w:t>
      </w:r>
      <w:r>
        <w:rPr>
          <w:rFonts w:ascii="Times New Roman" w:eastAsia="Times New Roman" w:hAnsi="Times New Roman" w:cs="Times New Roman"/>
          <w:kern w:val="0"/>
          <w14:ligatures w14:val="none"/>
        </w:rPr>
        <w:t xml:space="preserve"> endowment revealed, 3</w:t>
      </w:r>
      <w:r w:rsidRPr="00A1197A">
        <w:rPr>
          <w:rFonts w:ascii="Times New Roman" w:eastAsia="Times New Roman" w:hAnsi="Times New Roman" w:cs="Times New Roman"/>
          <w:kern w:val="0"/>
          <w:vertAlign w:val="superscript"/>
          <w14:ligatures w14:val="none"/>
        </w:rPr>
        <w:t>rd</w:t>
      </w:r>
      <w:r>
        <w:rPr>
          <w:rFonts w:ascii="Times New Roman" w:eastAsia="Times New Roman" w:hAnsi="Times New Roman" w:cs="Times New Roman"/>
          <w:kern w:val="0"/>
          <w14:ligatures w14:val="none"/>
        </w:rPr>
        <w:t xml:space="preserve"> consumption choice</w:t>
      </w:r>
      <w:ins w:id="1" w:author="TU-Pseudonym 6010135817008126" w:date="2025-11-17T08:10:00Z" w16du:dateUtc="2025-11-17T07:10:00Z">
        <w:r w:rsidR="004B012A">
          <w:rPr>
            <w:rFonts w:ascii="Times New Roman" w:eastAsia="Times New Roman" w:hAnsi="Times New Roman" w:cs="Times New Roman"/>
            <w:kern w:val="0"/>
            <w14:ligatures w14:val="none"/>
          </w:rPr>
          <w:t xml:space="preserve"> </w:t>
        </w:r>
      </w:ins>
      <w:r>
        <w:rPr>
          <w:rFonts w:ascii="Times New Roman" w:eastAsia="Times New Roman" w:hAnsi="Times New Roman" w:cs="Times New Roman"/>
          <w:kern w:val="0"/>
          <w14:ligatures w14:val="none"/>
        </w:rPr>
        <w:tab/>
      </w:r>
      <w:commentRangeEnd w:id="0"/>
      <w:r w:rsidR="005F3CB2">
        <w:rPr>
          <w:rStyle w:val="Kommentarzeichen"/>
        </w:rPr>
        <w:commentReference w:id="0"/>
      </w:r>
    </w:p>
    <w:p w14:paraId="7E778A48" w14:textId="570E7DF4" w:rsidR="00A1197A" w:rsidRDefault="00A1197A" w:rsidP="00E01505">
      <w:pPr>
        <w:spacing w:before="100" w:beforeAutospacing="1" w:after="120" w:line="240" w:lineRule="auto"/>
        <w:jc w:val="both"/>
        <w:rPr>
          <w:rFonts w:ascii="Times New Roman" w:eastAsia="Times New Roman" w:hAnsi="Times New Roman" w:cs="Times New Roman"/>
          <w:kern w:val="0"/>
          <w14:ligatures w14:val="none"/>
        </w:rPr>
      </w:pPr>
      <w:commentRangeStart w:id="2"/>
      <w:r>
        <w:rPr>
          <w:rFonts w:ascii="Times New Roman" w:eastAsia="Times New Roman" w:hAnsi="Times New Roman" w:cs="Times New Roman"/>
          <w:kern w:val="0"/>
          <w14:ligatures w14:val="none"/>
        </w:rPr>
        <w:t>Treatment B: 1</w:t>
      </w:r>
      <w:r w:rsidRPr="00A1197A">
        <w:rPr>
          <w:rFonts w:ascii="Times New Roman" w:eastAsia="Times New Roman" w:hAnsi="Times New Roman" w:cs="Times New Roman"/>
          <w:kern w:val="0"/>
          <w:vertAlign w:val="superscript"/>
          <w14:ligatures w14:val="none"/>
        </w:rPr>
        <w:t>st</w:t>
      </w:r>
      <w:r>
        <w:rPr>
          <w:rFonts w:ascii="Times New Roman" w:eastAsia="Times New Roman" w:hAnsi="Times New Roman" w:cs="Times New Roman"/>
          <w:kern w:val="0"/>
          <w14:ligatures w14:val="none"/>
        </w:rPr>
        <w:t xml:space="preserve"> endowment revealed, 2</w:t>
      </w:r>
      <w:r w:rsidRPr="00A1197A">
        <w:rPr>
          <w:rFonts w:ascii="Times New Roman" w:eastAsia="Times New Roman" w:hAnsi="Times New Roman" w:cs="Times New Roman"/>
          <w:kern w:val="0"/>
          <w:vertAlign w:val="superscript"/>
          <w14:ligatures w14:val="none"/>
        </w:rPr>
        <w:t>nd</w:t>
      </w:r>
      <w:r>
        <w:rPr>
          <w:rFonts w:ascii="Times New Roman" w:eastAsia="Times New Roman" w:hAnsi="Times New Roman" w:cs="Times New Roman"/>
          <w:kern w:val="0"/>
          <w:vertAlign w:val="superscript"/>
          <w14:ligatures w14:val="none"/>
        </w:rPr>
        <w:t xml:space="preserve"> </w:t>
      </w:r>
      <w:r>
        <w:rPr>
          <w:rFonts w:ascii="Times New Roman" w:eastAsia="Times New Roman" w:hAnsi="Times New Roman" w:cs="Times New Roman"/>
          <w:kern w:val="0"/>
          <w14:ligatures w14:val="none"/>
        </w:rPr>
        <w:t>signal and belief elicitation, 3</w:t>
      </w:r>
      <w:r w:rsidRPr="00A1197A">
        <w:rPr>
          <w:rFonts w:ascii="Times New Roman" w:eastAsia="Times New Roman" w:hAnsi="Times New Roman" w:cs="Times New Roman"/>
          <w:kern w:val="0"/>
          <w:vertAlign w:val="superscript"/>
          <w14:ligatures w14:val="none"/>
        </w:rPr>
        <w:t>rd</w:t>
      </w:r>
      <w:r>
        <w:rPr>
          <w:rFonts w:ascii="Times New Roman" w:eastAsia="Times New Roman" w:hAnsi="Times New Roman" w:cs="Times New Roman"/>
          <w:kern w:val="0"/>
          <w14:ligatures w14:val="none"/>
        </w:rPr>
        <w:t xml:space="preserve"> consumption choice</w:t>
      </w:r>
      <w:r>
        <w:rPr>
          <w:rFonts w:ascii="Times New Roman" w:eastAsia="Times New Roman" w:hAnsi="Times New Roman" w:cs="Times New Roman"/>
          <w:kern w:val="0"/>
          <w14:ligatures w14:val="none"/>
        </w:rPr>
        <w:tab/>
      </w:r>
      <w:commentRangeEnd w:id="2"/>
      <w:r w:rsidR="005F3CB2">
        <w:rPr>
          <w:rStyle w:val="Kommentarzeichen"/>
        </w:rPr>
        <w:commentReference w:id="2"/>
      </w:r>
    </w:p>
    <w:p w14:paraId="4B00DC40" w14:textId="229D0191" w:rsidR="00A1197A" w:rsidRDefault="00A1197A" w:rsidP="00E01505">
      <w:pPr>
        <w:spacing w:before="100" w:beforeAutospacing="1" w:after="120" w:line="240" w:lineRule="auto"/>
        <w:jc w:val="both"/>
        <w:rPr>
          <w:rFonts w:ascii="Times New Roman" w:eastAsia="Times New Roman" w:hAnsi="Times New Roman" w:cs="Times New Roman"/>
          <w:kern w:val="0"/>
          <w14:ligatures w14:val="none"/>
        </w:rPr>
      </w:pPr>
      <w:commentRangeStart w:id="3"/>
      <w:r>
        <w:rPr>
          <w:rFonts w:ascii="Times New Roman" w:eastAsia="Times New Roman" w:hAnsi="Times New Roman" w:cs="Times New Roman"/>
          <w:kern w:val="0"/>
          <w14:ligatures w14:val="none"/>
        </w:rPr>
        <w:t>Treatment C: 1</w:t>
      </w:r>
      <w:r w:rsidRPr="00A1197A">
        <w:rPr>
          <w:rFonts w:ascii="Times New Roman" w:eastAsia="Times New Roman" w:hAnsi="Times New Roman" w:cs="Times New Roman"/>
          <w:kern w:val="0"/>
          <w:vertAlign w:val="superscript"/>
          <w14:ligatures w14:val="none"/>
        </w:rPr>
        <w:t>st</w:t>
      </w:r>
      <w:r>
        <w:rPr>
          <w:rFonts w:ascii="Times New Roman" w:eastAsia="Times New Roman" w:hAnsi="Times New Roman" w:cs="Times New Roman"/>
          <w:kern w:val="0"/>
          <w14:ligatures w14:val="none"/>
        </w:rPr>
        <w:t xml:space="preserve"> endowment revealed, 2</w:t>
      </w:r>
      <w:r w:rsidRPr="00A1197A">
        <w:rPr>
          <w:rFonts w:ascii="Times New Roman" w:eastAsia="Times New Roman" w:hAnsi="Times New Roman" w:cs="Times New Roman"/>
          <w:kern w:val="0"/>
          <w:vertAlign w:val="superscript"/>
          <w14:ligatures w14:val="none"/>
        </w:rPr>
        <w:t>nd</w:t>
      </w:r>
      <w:r>
        <w:rPr>
          <w:rFonts w:ascii="Times New Roman" w:eastAsia="Times New Roman" w:hAnsi="Times New Roman" w:cs="Times New Roman"/>
          <w:kern w:val="0"/>
          <w14:ligatures w14:val="none"/>
        </w:rPr>
        <w:t xml:space="preserve"> consumption choice, 3</w:t>
      </w:r>
      <w:r w:rsidRPr="00A1197A">
        <w:rPr>
          <w:rFonts w:ascii="Times New Roman" w:eastAsia="Times New Roman" w:hAnsi="Times New Roman" w:cs="Times New Roman"/>
          <w:kern w:val="0"/>
          <w:vertAlign w:val="superscript"/>
          <w14:ligatures w14:val="none"/>
        </w:rPr>
        <w:t>rd</w:t>
      </w:r>
      <w:r>
        <w:rPr>
          <w:rFonts w:ascii="Times New Roman" w:eastAsia="Times New Roman" w:hAnsi="Times New Roman" w:cs="Times New Roman"/>
          <w:kern w:val="0"/>
          <w14:ligatures w14:val="none"/>
        </w:rPr>
        <w:t xml:space="preserve"> signal and belief elicitation</w:t>
      </w:r>
      <w:commentRangeEnd w:id="3"/>
      <w:r w:rsidR="005F3CB2">
        <w:rPr>
          <w:rStyle w:val="Kommentarzeichen"/>
        </w:rPr>
        <w:commentReference w:id="3"/>
      </w:r>
    </w:p>
    <w:p w14:paraId="180A1750" w14:textId="4938C629" w:rsidR="00A1197A" w:rsidRDefault="00A1197A" w:rsidP="00E01505">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session starts with Treatment A, where we expect unbiased beliefs. In B and C, we expect motivated beliefs.</w:t>
      </w:r>
    </w:p>
    <w:p w14:paraId="187043FD" w14:textId="75496D4D" w:rsidR="00A1197A" w:rsidRDefault="00A1197A" w:rsidP="00E01505">
      <w:pPr>
        <w:spacing w:before="100" w:beforeAutospacing="1" w:after="120" w:line="240" w:lineRule="auto"/>
        <w:jc w:val="both"/>
        <w:rPr>
          <w:ins w:id="4" w:author="TU-Pseudonym 6010135817008126" w:date="2025-11-17T08:10:00Z" w16du:dateUtc="2025-11-17T07:10:00Z"/>
          <w:rFonts w:ascii="Times New Roman" w:eastAsia="Times New Roman" w:hAnsi="Times New Roman" w:cs="Times New Roman"/>
          <w:kern w:val="0"/>
          <w14:ligatures w14:val="none"/>
        </w:rPr>
      </w:pPr>
      <w:commentRangeStart w:id="5"/>
      <w:r>
        <w:rPr>
          <w:rFonts w:ascii="Times New Roman" w:eastAsia="Times New Roman" w:hAnsi="Times New Roman" w:cs="Times New Roman"/>
          <w:kern w:val="0"/>
          <w14:ligatures w14:val="none"/>
        </w:rPr>
        <w:t>Half of all sessions have the order A B C, the other half A C B.</w:t>
      </w:r>
      <w:commentRangeEnd w:id="5"/>
      <w:r w:rsidR="004B012A">
        <w:rPr>
          <w:rStyle w:val="Kommentarzeichen"/>
        </w:rPr>
        <w:commentReference w:id="5"/>
      </w:r>
    </w:p>
    <w:p w14:paraId="71AD0B60" w14:textId="3B34D3D7" w:rsidR="004B012A" w:rsidRPr="004B012A" w:rsidDel="004B012A" w:rsidRDefault="004B012A" w:rsidP="004B012A">
      <w:pPr>
        <w:spacing w:before="100" w:beforeAutospacing="1" w:after="120" w:line="240" w:lineRule="auto"/>
        <w:jc w:val="both"/>
        <w:rPr>
          <w:del w:id="6" w:author="TU-Pseudonym 6010135817008126" w:date="2025-11-17T08:11:00Z" w16du:dateUtc="2025-11-17T07:11:00Z"/>
          <w:rFonts w:ascii="Times New Roman" w:eastAsia="Times New Roman" w:hAnsi="Times New Roman" w:cs="Times New Roman"/>
          <w:kern w:val="0"/>
          <w14:ligatures w14:val="none"/>
          <w:rPrChange w:id="7" w:author="TU-Pseudonym 6010135817008126" w:date="2025-11-17T08:11:00Z" w16du:dateUtc="2025-11-17T07:11:00Z">
            <w:rPr>
              <w:del w:id="8" w:author="TU-Pseudonym 6010135817008126" w:date="2025-11-17T08:11:00Z" w16du:dateUtc="2025-11-17T07:11:00Z"/>
            </w:rPr>
          </w:rPrChange>
        </w:rPr>
      </w:pPr>
    </w:p>
    <w:p w14:paraId="4690A826" w14:textId="3126F4C3" w:rsidR="00A1197A" w:rsidRPr="003512BA" w:rsidRDefault="00D46241" w:rsidP="003512BA">
      <w:pPr>
        <w:spacing w:before="100" w:beforeAutospacing="1" w:after="120" w:line="240" w:lineRule="auto"/>
        <w:jc w:val="center"/>
        <w:rPr>
          <w:ins w:id="9" w:author="Muhammed Bulutay" w:date="2025-11-13T12:59:00Z"/>
          <w:rFonts w:ascii="Times New Roman" w:eastAsia="Times New Roman" w:hAnsi="Times New Roman" w:cs="Times New Roman"/>
          <w:b/>
          <w:bCs/>
          <w:kern w:val="0"/>
          <w:sz w:val="28"/>
          <w:szCs w:val="28"/>
          <w14:ligatures w14:val="none"/>
        </w:rPr>
      </w:pPr>
      <w:ins w:id="10" w:author="Muhammed Bulutay" w:date="2025-11-13T12:59:00Z">
        <w:r w:rsidRPr="003512BA">
          <w:rPr>
            <w:rFonts w:ascii="Times New Roman" w:eastAsia="Times New Roman" w:hAnsi="Times New Roman" w:cs="Times New Roman"/>
            <w:b/>
            <w:bCs/>
            <w:kern w:val="0"/>
            <w:sz w:val="28"/>
            <w:szCs w:val="28"/>
            <w14:ligatures w14:val="none"/>
          </w:rPr>
          <w:t>Consent</w:t>
        </w:r>
      </w:ins>
    </w:p>
    <w:p w14:paraId="02D87838" w14:textId="77807D58" w:rsidR="007F027F" w:rsidRDefault="00D46241" w:rsidP="00E01505">
      <w:pPr>
        <w:spacing w:line="240" w:lineRule="auto"/>
        <w:jc w:val="both"/>
        <w:rPr>
          <w:ins w:id="11" w:author="Muhammed Bulutay" w:date="2025-11-13T17:01:00Z"/>
          <w:rFonts w:ascii="Times New Roman" w:eastAsia="Times New Roman" w:hAnsi="Times New Roman" w:cs="Times New Roman"/>
          <w:color w:val="000000"/>
          <w:kern w:val="0"/>
          <w14:ligatures w14:val="none"/>
        </w:rPr>
      </w:pPr>
      <w:ins w:id="12" w:author="Muhammed Bulutay" w:date="2025-11-13T12:59:00Z">
        <w:r w:rsidRPr="003512BA">
          <w:rPr>
            <w:rFonts w:ascii="Times New Roman" w:eastAsia="Times New Roman" w:hAnsi="Times New Roman" w:cs="Times New Roman"/>
            <w:color w:val="000000"/>
            <w:kern w:val="0"/>
            <w14:ligatures w14:val="none"/>
          </w:rPr>
          <w:t xml:space="preserve">Welcome to this study in economic decision-making. </w:t>
        </w:r>
      </w:ins>
    </w:p>
    <w:p w14:paraId="175592F4" w14:textId="7C0DDCB3" w:rsidR="003512BA" w:rsidRDefault="003512BA" w:rsidP="00E01505">
      <w:pPr>
        <w:spacing w:line="240" w:lineRule="auto"/>
        <w:jc w:val="both"/>
        <w:rPr>
          <w:ins w:id="13" w:author="Muhammed Bulutay" w:date="2025-11-13T14:23:00Z"/>
          <w:rFonts w:ascii="Times New Roman" w:eastAsia="Times New Roman" w:hAnsi="Times New Roman" w:cs="Times New Roman"/>
          <w:color w:val="000000"/>
          <w:kern w:val="0"/>
          <w14:ligatures w14:val="none"/>
        </w:rPr>
      </w:pPr>
      <w:ins w:id="14" w:author="Muhammed Bulutay" w:date="2025-11-13T17:01:00Z">
        <w:r w:rsidRPr="003512BA">
          <w:rPr>
            <w:rFonts w:ascii="Times New Roman" w:eastAsia="Times New Roman" w:hAnsi="Times New Roman" w:cs="Times New Roman"/>
            <w:color w:val="000000"/>
            <w:kern w:val="0"/>
            <w14:ligatures w14:val="none"/>
          </w:rPr>
          <w:t>You will receive a fixed 7 euros show-up fee, and you may earn additional payments depending on your performance</w:t>
        </w:r>
        <w:r>
          <w:rPr>
            <w:rFonts w:ascii="Times New Roman" w:eastAsia="Times New Roman" w:hAnsi="Times New Roman" w:cs="Times New Roman"/>
            <w:color w:val="000000"/>
            <w:kern w:val="0"/>
            <w14:ligatures w14:val="none"/>
          </w:rPr>
          <w:t xml:space="preserve"> in the tasks</w:t>
        </w:r>
        <w:r w:rsidRPr="003512BA">
          <w:rPr>
            <w:rFonts w:ascii="Times New Roman" w:eastAsia="Times New Roman" w:hAnsi="Times New Roman" w:cs="Times New Roman"/>
            <w:color w:val="000000"/>
            <w:kern w:val="0"/>
            <w14:ligatures w14:val="none"/>
          </w:rPr>
          <w:t>. This is an individual decision-making study, so other people’s decisions do not influence your payoff.</w:t>
        </w:r>
      </w:ins>
    </w:p>
    <w:p w14:paraId="07BD9DE2" w14:textId="0F925EA0" w:rsidR="003512BA" w:rsidRPr="007F027F" w:rsidRDefault="007F027F" w:rsidP="003512BA">
      <w:pPr>
        <w:spacing w:line="240" w:lineRule="auto"/>
        <w:jc w:val="both"/>
        <w:rPr>
          <w:ins w:id="15" w:author="Muhammed Bulutay" w:date="2025-11-13T14:23:00Z"/>
          <w:rFonts w:ascii="Times New Roman" w:eastAsia="Times New Roman" w:hAnsi="Times New Roman" w:cs="Times New Roman"/>
          <w:kern w:val="0"/>
          <w14:ligatures w14:val="none"/>
        </w:rPr>
      </w:pPr>
      <w:ins w:id="16" w:author="Muhammed Bulutay" w:date="2025-11-13T14:23:00Z">
        <w:r w:rsidRPr="007F027F">
          <w:rPr>
            <w:rFonts w:ascii="Times New Roman" w:eastAsia="Times New Roman" w:hAnsi="Times New Roman" w:cs="Times New Roman"/>
            <w:kern w:val="0"/>
            <w14:ligatures w14:val="none"/>
          </w:rPr>
          <w:t>Participation</w:t>
        </w:r>
      </w:ins>
      <w:ins w:id="17" w:author="Muhammed Bulutay" w:date="2025-11-13T17:00:00Z">
        <w:r w:rsidR="003512BA">
          <w:rPr>
            <w:rFonts w:ascii="Times New Roman" w:eastAsia="Times New Roman" w:hAnsi="Times New Roman" w:cs="Times New Roman"/>
            <w:kern w:val="0"/>
            <w14:ligatures w14:val="none"/>
          </w:rPr>
          <w:t xml:space="preserve"> to this study</w:t>
        </w:r>
      </w:ins>
      <w:ins w:id="18" w:author="Muhammed Bulutay" w:date="2025-11-13T14:23:00Z">
        <w:r w:rsidRPr="007F027F">
          <w:rPr>
            <w:rFonts w:ascii="Times New Roman" w:eastAsia="Times New Roman" w:hAnsi="Times New Roman" w:cs="Times New Roman"/>
            <w:kern w:val="0"/>
            <w14:ligatures w14:val="none"/>
          </w:rPr>
          <w:t xml:space="preserve"> is voluntary, and you may leave at any time. To ensure a fair and quiet session, please refrain from talking to other participants. </w:t>
        </w:r>
        <w:r w:rsidRPr="003512BA">
          <w:rPr>
            <w:rFonts w:ascii="Times New Roman" w:eastAsia="Times New Roman" w:hAnsi="Times New Roman" w:cs="Times New Roman"/>
            <w:b/>
            <w:bCs/>
            <w:kern w:val="0"/>
            <w14:ligatures w14:val="none"/>
          </w:rPr>
          <w:t>Using mobile phones or other devices during the experiment is prohibited</w:t>
        </w:r>
        <w:r w:rsidRPr="007F027F">
          <w:rPr>
            <w:rFonts w:ascii="Times New Roman" w:eastAsia="Times New Roman" w:hAnsi="Times New Roman" w:cs="Times New Roman"/>
            <w:kern w:val="0"/>
            <w14:ligatures w14:val="none"/>
          </w:rPr>
          <w:t xml:space="preserve">. The session will last about </w:t>
        </w:r>
      </w:ins>
      <w:ins w:id="19" w:author="frank.heinemann" w:date="2025-11-14T15:41:00Z">
        <w:r w:rsidR="00771A18">
          <w:rPr>
            <w:rFonts w:ascii="Times New Roman" w:eastAsia="Times New Roman" w:hAnsi="Times New Roman" w:cs="Times New Roman"/>
            <w:kern w:val="0"/>
            <w14:ligatures w14:val="none"/>
          </w:rPr>
          <w:t>9</w:t>
        </w:r>
      </w:ins>
      <w:ins w:id="20" w:author="Muhammed Bulutay" w:date="2025-11-13T16:58:00Z">
        <w:del w:id="21" w:author="frank.heinemann" w:date="2025-11-14T15:41:00Z">
          <w:r w:rsidR="003512BA" w:rsidDel="00771A18">
            <w:rPr>
              <w:rFonts w:ascii="Times New Roman" w:eastAsia="Times New Roman" w:hAnsi="Times New Roman" w:cs="Times New Roman"/>
              <w:kern w:val="0"/>
              <w14:ligatures w14:val="none"/>
            </w:rPr>
            <w:delText>6</w:delText>
          </w:r>
        </w:del>
        <w:r w:rsidR="003512BA">
          <w:rPr>
            <w:rFonts w:ascii="Times New Roman" w:eastAsia="Times New Roman" w:hAnsi="Times New Roman" w:cs="Times New Roman"/>
            <w:kern w:val="0"/>
            <w14:ligatures w14:val="none"/>
          </w:rPr>
          <w:t>0</w:t>
        </w:r>
      </w:ins>
      <w:ins w:id="22" w:author="Muhammed Bulutay" w:date="2025-11-13T14:23:00Z">
        <w:r w:rsidRPr="007F027F">
          <w:rPr>
            <w:rFonts w:ascii="Times New Roman" w:eastAsia="Times New Roman" w:hAnsi="Times New Roman" w:cs="Times New Roman"/>
            <w:kern w:val="0"/>
            <w14:ligatures w14:val="none"/>
          </w:rPr>
          <w:t xml:space="preserve"> minutes.</w:t>
        </w:r>
      </w:ins>
    </w:p>
    <w:p w14:paraId="3E889C88" w14:textId="598CFE06" w:rsidR="00D46241" w:rsidDel="003512BA" w:rsidRDefault="00D46241" w:rsidP="00527DB5">
      <w:pPr>
        <w:spacing w:before="100" w:beforeAutospacing="1" w:after="120" w:line="240" w:lineRule="auto"/>
        <w:jc w:val="center"/>
        <w:rPr>
          <w:del w:id="23" w:author="Muhammed Bulutay" w:date="2025-11-13T12:59:00Z"/>
          <w:rFonts w:ascii="Times New Roman" w:eastAsia="Times New Roman" w:hAnsi="Times New Roman" w:cs="Times New Roman"/>
          <w:color w:val="000000"/>
          <w:kern w:val="0"/>
          <w14:ligatures w14:val="none"/>
        </w:rPr>
      </w:pPr>
      <w:ins w:id="24" w:author="Muhammed Bulutay" w:date="2025-11-13T12:59:00Z">
        <w:r w:rsidRPr="003512BA">
          <w:rPr>
            <w:rFonts w:ascii="Times New Roman" w:eastAsia="Times New Roman" w:hAnsi="Times New Roman" w:cs="Times New Roman"/>
            <w:color w:val="000000"/>
            <w:kern w:val="0"/>
            <w14:ligatures w14:val="none"/>
          </w:rPr>
          <w:t>By clicking “Start”, you confirm that you have read this information and consent to participate in the study.</w:t>
        </w:r>
      </w:ins>
    </w:p>
    <w:p w14:paraId="10FA0B91" w14:textId="77777777" w:rsidR="003512BA" w:rsidRPr="003512BA" w:rsidRDefault="003512BA" w:rsidP="003512BA">
      <w:pPr>
        <w:spacing w:before="100" w:beforeAutospacing="1" w:after="120" w:line="240" w:lineRule="auto"/>
        <w:jc w:val="both"/>
        <w:rPr>
          <w:ins w:id="25" w:author="Muhammed Bulutay" w:date="2025-11-13T16:58:00Z"/>
          <w:rFonts w:ascii="Times New Roman" w:eastAsia="Times New Roman" w:hAnsi="Times New Roman" w:cs="Times New Roman"/>
          <w:color w:val="000000"/>
          <w:kern w:val="0"/>
          <w14:ligatures w14:val="none"/>
        </w:rPr>
      </w:pPr>
    </w:p>
    <w:p w14:paraId="4711A9E5" w14:textId="22F48378" w:rsidR="00D46241" w:rsidRPr="003512BA" w:rsidRDefault="00A1197A" w:rsidP="00527DB5">
      <w:pPr>
        <w:spacing w:before="100" w:beforeAutospacing="1" w:after="120" w:line="240" w:lineRule="auto"/>
        <w:jc w:val="center"/>
        <w:rPr>
          <w:rFonts w:ascii="Times New Roman" w:eastAsia="Times New Roman" w:hAnsi="Times New Roman" w:cs="Times New Roman"/>
          <w:b/>
          <w:bCs/>
          <w:kern w:val="0"/>
          <w:sz w:val="28"/>
          <w:szCs w:val="28"/>
          <w14:ligatures w14:val="none"/>
        </w:rPr>
      </w:pPr>
      <w:r w:rsidRPr="003512BA">
        <w:rPr>
          <w:rFonts w:ascii="Times New Roman" w:eastAsia="Times New Roman" w:hAnsi="Times New Roman" w:cs="Times New Roman"/>
          <w:b/>
          <w:bCs/>
          <w:kern w:val="0"/>
          <w:sz w:val="28"/>
          <w:szCs w:val="28"/>
          <w14:ligatures w14:val="none"/>
        </w:rPr>
        <w:t>Instructions</w:t>
      </w:r>
    </w:p>
    <w:p w14:paraId="0CA27EF9" w14:textId="5D8D9ADD" w:rsidR="00A1197A" w:rsidDel="00527DB5" w:rsidRDefault="004E1771" w:rsidP="00527DB5">
      <w:pPr>
        <w:spacing w:before="100" w:beforeAutospacing="1" w:after="120" w:line="240" w:lineRule="auto"/>
        <w:jc w:val="both"/>
        <w:rPr>
          <w:del w:id="26" w:author="Muhammed Bulutay" w:date="2025-11-13T16:06:00Z"/>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study is composed of three parts. </w:t>
      </w:r>
      <w:r w:rsidR="00A01512">
        <w:rPr>
          <w:rFonts w:ascii="Times New Roman" w:eastAsia="Times New Roman" w:hAnsi="Times New Roman" w:cs="Times New Roman"/>
          <w:kern w:val="0"/>
          <w14:ligatures w14:val="none"/>
        </w:rPr>
        <w:t>In each part you participate in 12 rounds of decision-making.</w:t>
      </w:r>
      <w:ins w:id="27" w:author="Muhammed Bulutay" w:date="2025-11-13T16:06:00Z">
        <w:r w:rsidR="00527DB5">
          <w:rPr>
            <w:rFonts w:ascii="Times New Roman" w:eastAsia="Times New Roman" w:hAnsi="Times New Roman" w:cs="Times New Roman"/>
            <w:kern w:val="0"/>
            <w14:ligatures w14:val="none"/>
          </w:rPr>
          <w:t xml:space="preserve"> </w:t>
        </w:r>
      </w:ins>
      <w:del w:id="28" w:author="Muhammed Bulutay" w:date="2025-11-13T16:06:00Z">
        <w:r w:rsidR="00A01512" w:rsidDel="00527DB5">
          <w:rPr>
            <w:rFonts w:ascii="Times New Roman" w:eastAsia="Times New Roman" w:hAnsi="Times New Roman" w:cs="Times New Roman"/>
            <w:kern w:val="0"/>
            <w14:ligatures w14:val="none"/>
          </w:rPr>
          <w:delText xml:space="preserve"> </w:delText>
        </w:r>
      </w:del>
      <w:moveFromRangeStart w:id="29" w:author="Muhammed Bulutay" w:date="2025-11-13T16:06:00Z" w:name="move213942390"/>
      <w:moveFrom w:id="30" w:author="Muhammed Bulutay" w:date="2025-11-13T16:06:00Z">
        <w:r w:rsidR="00A01512" w:rsidRPr="00305480" w:rsidDel="00527DB5">
          <w:rPr>
            <w:rFonts w:ascii="Times New Roman" w:eastAsia="Times New Roman" w:hAnsi="Times New Roman" w:cs="Times New Roman"/>
            <w:kern w:val="0"/>
            <w14:ligatures w14:val="none"/>
          </w:rPr>
          <w:t xml:space="preserve">Each round represents </w:t>
        </w:r>
        <w:r w:rsidR="00A01512" w:rsidRPr="00305480" w:rsidDel="00527DB5">
          <w:rPr>
            <w:rFonts w:ascii="Times New Roman" w:eastAsia="Times New Roman" w:hAnsi="Times New Roman" w:cs="Times New Roman"/>
            <w:b/>
            <w:bCs/>
            <w:kern w:val="0"/>
            <w14:ligatures w14:val="none"/>
          </w:rPr>
          <w:t>two time periods</w:t>
        </w:r>
        <w:r w:rsidR="00A01512" w:rsidRPr="00305480" w:rsidDel="00527DB5">
          <w:rPr>
            <w:rFonts w:ascii="Times New Roman" w:eastAsia="Times New Roman" w:hAnsi="Times New Roman" w:cs="Times New Roman"/>
            <w:kern w:val="0"/>
            <w14:ligatures w14:val="none"/>
          </w:rPr>
          <w:t>,</w:t>
        </w:r>
        <w:r w:rsidR="00A01512" w:rsidDel="00527DB5">
          <w:rPr>
            <w:rFonts w:ascii="Times New Roman" w:eastAsia="Times New Roman" w:hAnsi="Times New Roman" w:cs="Times New Roman"/>
            <w:kern w:val="0"/>
            <w14:ligatures w14:val="none"/>
          </w:rPr>
          <w:t xml:space="preserve"> called </w:t>
        </w:r>
        <w:r w:rsidR="00A01512" w:rsidRPr="00A01512" w:rsidDel="00527DB5">
          <w:rPr>
            <w:rFonts w:ascii="Times New Roman" w:eastAsia="Times New Roman" w:hAnsi="Times New Roman" w:cs="Times New Roman"/>
            <w:i/>
            <w:iCs/>
            <w:kern w:val="0"/>
            <w14:ligatures w14:val="none"/>
          </w:rPr>
          <w:t>Period 1</w:t>
        </w:r>
        <w:r w:rsidR="00A01512" w:rsidDel="00527DB5">
          <w:rPr>
            <w:rFonts w:ascii="Times New Roman" w:eastAsia="Times New Roman" w:hAnsi="Times New Roman" w:cs="Times New Roman"/>
            <w:kern w:val="0"/>
            <w14:ligatures w14:val="none"/>
          </w:rPr>
          <w:t xml:space="preserve"> and </w:t>
        </w:r>
        <w:r w:rsidR="00A01512" w:rsidRPr="00A01512" w:rsidDel="00527DB5">
          <w:rPr>
            <w:rFonts w:ascii="Times New Roman" w:eastAsia="Times New Roman" w:hAnsi="Times New Roman" w:cs="Times New Roman"/>
            <w:i/>
            <w:iCs/>
            <w:kern w:val="0"/>
            <w14:ligatures w14:val="none"/>
          </w:rPr>
          <w:t>Period 2</w:t>
        </w:r>
        <w:r w:rsidR="00A01512" w:rsidDel="00527DB5">
          <w:rPr>
            <w:rFonts w:ascii="Times New Roman" w:eastAsia="Times New Roman" w:hAnsi="Times New Roman" w:cs="Times New Roman"/>
            <w:kern w:val="0"/>
            <w14:ligatures w14:val="none"/>
          </w:rPr>
          <w:t>.</w:t>
        </w:r>
        <w:r w:rsidR="00A1197A" w:rsidDel="00527DB5">
          <w:rPr>
            <w:rFonts w:ascii="Times New Roman" w:eastAsia="Times New Roman" w:hAnsi="Times New Roman" w:cs="Times New Roman"/>
            <w:kern w:val="0"/>
            <w14:ligatures w14:val="none"/>
          </w:rPr>
          <w:t xml:space="preserve"> </w:t>
        </w:r>
      </w:moveFrom>
      <w:moveFromRangeEnd w:id="29"/>
    </w:p>
    <w:p w14:paraId="084A3507" w14:textId="04AB858A" w:rsidR="00A1197A" w:rsidDel="0084057B" w:rsidRDefault="00A1197A" w:rsidP="00527DB5">
      <w:pPr>
        <w:spacing w:before="100" w:beforeAutospacing="1" w:after="120" w:line="240" w:lineRule="auto"/>
        <w:jc w:val="both"/>
        <w:rPr>
          <w:moveFrom w:id="31" w:author="Muhammed Bulutay" w:date="2025-11-13T14:11:00Z"/>
          <w:rFonts w:ascii="Times New Roman" w:eastAsia="Times New Roman" w:hAnsi="Times New Roman" w:cs="Times New Roman"/>
          <w:kern w:val="0"/>
          <w14:ligatures w14:val="none"/>
        </w:rPr>
      </w:pPr>
      <w:moveFromRangeStart w:id="32" w:author="Muhammed Bulutay" w:date="2025-11-13T14:11:00Z" w:name="move213935342"/>
      <w:moveFrom w:id="33" w:author="Muhammed Bulutay" w:date="2025-11-13T14:11:00Z">
        <w:r w:rsidDel="0084057B">
          <w:rPr>
            <w:rFonts w:ascii="Times New Roman" w:eastAsia="Times New Roman" w:hAnsi="Times New Roman" w:cs="Times New Roman"/>
            <w:kern w:val="0"/>
            <w14:ligatures w14:val="none"/>
          </w:rPr>
          <w:t xml:space="preserve">In each round, you will make a decision in Period 1 that will determine </w:t>
        </w:r>
        <w:r w:rsidR="008E6EFE" w:rsidDel="0084057B">
          <w:rPr>
            <w:rFonts w:ascii="Times New Roman" w:eastAsia="Times New Roman" w:hAnsi="Times New Roman" w:cs="Times New Roman"/>
            <w:kern w:val="0"/>
            <w14:ligatures w14:val="none"/>
          </w:rPr>
          <w:t xml:space="preserve">your payoff, conditional on a </w:t>
        </w:r>
        <w:r w:rsidR="008E6EFE" w:rsidRPr="008E6EFE" w:rsidDel="0084057B">
          <w:rPr>
            <w:rFonts w:ascii="Times New Roman" w:eastAsia="Times New Roman" w:hAnsi="Times New Roman" w:cs="Times New Roman"/>
            <w:b/>
            <w:bCs/>
            <w:kern w:val="0"/>
            <w14:ligatures w14:val="none"/>
          </w:rPr>
          <w:t>Period 2 price</w:t>
        </w:r>
        <w:r w:rsidR="008E6EFE" w:rsidDel="0084057B">
          <w:rPr>
            <w:rFonts w:ascii="Times New Roman" w:eastAsia="Times New Roman" w:hAnsi="Times New Roman" w:cs="Times New Roman"/>
            <w:kern w:val="0"/>
            <w14:ligatures w14:val="none"/>
          </w:rPr>
          <w:t xml:space="preserve"> that you may not know when you make your decision. The three parts differ by the timing when you receive information about this Period 2 price.</w:t>
        </w:r>
      </w:moveFrom>
    </w:p>
    <w:moveFromRangeEnd w:id="32"/>
    <w:p w14:paraId="29AD816D" w14:textId="24C0ED0C" w:rsidR="008E6EFE" w:rsidDel="0084057B" w:rsidRDefault="008E6EFE" w:rsidP="00527DB5">
      <w:pPr>
        <w:spacing w:before="100" w:beforeAutospacing="1" w:after="120" w:line="240" w:lineRule="auto"/>
        <w:jc w:val="both"/>
        <w:rPr>
          <w:del w:id="34" w:author="Muhammed Bulutay" w:date="2025-11-13T14:09:00Z"/>
          <w:rFonts w:ascii="Times New Roman" w:eastAsia="Times New Roman" w:hAnsi="Times New Roman" w:cs="Times New Roman"/>
          <w:kern w:val="0"/>
          <w14:ligatures w14:val="none"/>
        </w:rPr>
      </w:pPr>
      <w:del w:id="35" w:author="Muhammed Bulutay" w:date="2025-11-13T14:26:00Z">
        <w:r w:rsidDel="000C30B7">
          <w:rPr>
            <w:rFonts w:ascii="Times New Roman" w:eastAsia="Times New Roman" w:hAnsi="Times New Roman" w:cs="Times New Roman"/>
            <w:kern w:val="0"/>
            <w14:ligatures w14:val="none"/>
          </w:rPr>
          <w:delText xml:space="preserve">We will </w:delText>
        </w:r>
        <w:r w:rsidRPr="00D90F21" w:rsidDel="000C30B7">
          <w:rPr>
            <w:rFonts w:ascii="Times New Roman" w:eastAsia="Times New Roman" w:hAnsi="Times New Roman" w:cs="Times New Roman"/>
            <w:kern w:val="0"/>
            <w14:ligatures w14:val="none"/>
          </w:rPr>
          <w:delText>start with the rules that ap</w:delText>
        </w:r>
        <w:r w:rsidDel="000C30B7">
          <w:rPr>
            <w:rFonts w:ascii="Times New Roman" w:eastAsia="Times New Roman" w:hAnsi="Times New Roman" w:cs="Times New Roman"/>
            <w:kern w:val="0"/>
            <w14:ligatures w14:val="none"/>
          </w:rPr>
          <w:delText xml:space="preserve">ply to all 3 parts. </w:delText>
        </w:r>
      </w:del>
    </w:p>
    <w:p w14:paraId="5C00F4F9" w14:textId="4C242B6F" w:rsidR="008E6EFE" w:rsidDel="0084057B" w:rsidRDefault="008E6EFE" w:rsidP="00527DB5">
      <w:pPr>
        <w:spacing w:before="100" w:beforeAutospacing="1" w:after="120" w:line="240" w:lineRule="auto"/>
        <w:jc w:val="both"/>
        <w:rPr>
          <w:del w:id="36" w:author="Muhammed Bulutay" w:date="2025-11-13T14:08:00Z"/>
          <w:rFonts w:ascii="Times New Roman" w:eastAsia="Times New Roman" w:hAnsi="Times New Roman" w:cs="Times New Roman"/>
          <w:kern w:val="0"/>
          <w14:ligatures w14:val="none"/>
        </w:rPr>
      </w:pPr>
      <w:del w:id="37" w:author="Muhammed Bulutay" w:date="2025-11-13T14:26:00Z">
        <w:r w:rsidDel="000C30B7">
          <w:rPr>
            <w:rFonts w:ascii="Times New Roman" w:eastAsia="Times New Roman" w:hAnsi="Times New Roman" w:cs="Times New Roman"/>
            <w:kern w:val="0"/>
            <w14:ligatures w14:val="none"/>
          </w:rPr>
          <w:delText>The specific instruction for each part will be given to you at the beginning of each part.</w:delText>
        </w:r>
      </w:del>
    </w:p>
    <w:p w14:paraId="56470697" w14:textId="22A32BE0" w:rsidR="008E6EFE" w:rsidDel="000C30B7" w:rsidRDefault="008E6EFE" w:rsidP="00527DB5">
      <w:pPr>
        <w:spacing w:before="100" w:beforeAutospacing="1" w:after="120" w:line="240" w:lineRule="auto"/>
        <w:jc w:val="both"/>
        <w:rPr>
          <w:del w:id="38" w:author="Muhammed Bulutay" w:date="2025-11-13T14:26:00Z"/>
          <w:rFonts w:ascii="Times New Roman" w:eastAsia="Times New Roman" w:hAnsi="Times New Roman" w:cs="Times New Roman"/>
          <w:kern w:val="0"/>
          <w14:ligatures w14:val="none"/>
        </w:rPr>
      </w:pPr>
    </w:p>
    <w:p w14:paraId="1EF06382" w14:textId="3EE73645" w:rsidR="0084057B" w:rsidRDefault="008E6EFE" w:rsidP="00527DB5">
      <w:pPr>
        <w:spacing w:before="100" w:beforeAutospacing="1" w:after="120" w:line="240" w:lineRule="auto"/>
        <w:jc w:val="both"/>
        <w:rPr>
          <w:ins w:id="39" w:author="Muhammed Bulutay" w:date="2025-11-13T17:26:00Z"/>
          <w:rFonts w:ascii="Times New Roman" w:eastAsia="Times New Roman" w:hAnsi="Times New Roman" w:cs="Times New Roman"/>
          <w:kern w:val="0"/>
          <w14:ligatures w14:val="none"/>
        </w:rPr>
      </w:pPr>
      <w:del w:id="40" w:author="Muhammed Bulutay" w:date="2025-11-13T14:27:00Z">
        <w:r w:rsidRPr="008E6EFE" w:rsidDel="000C30B7">
          <w:rPr>
            <w:rFonts w:ascii="Times New Roman" w:eastAsia="Times New Roman" w:hAnsi="Times New Roman" w:cs="Times New Roman"/>
            <w:b/>
            <w:bCs/>
            <w:kern w:val="0"/>
            <w14:ligatures w14:val="none"/>
          </w:rPr>
          <w:lastRenderedPageBreak/>
          <w:delText xml:space="preserve">Common rules for all three parts </w:delText>
        </w:r>
      </w:del>
      <w:ins w:id="41" w:author="Muhammed Bulutay" w:date="2025-11-13T14:14:00Z">
        <w:r w:rsidR="0084057B">
          <w:rPr>
            <w:rFonts w:ascii="Times New Roman" w:eastAsia="Times New Roman" w:hAnsi="Times New Roman" w:cs="Times New Roman"/>
            <w:kern w:val="0"/>
            <w14:ligatures w14:val="none"/>
          </w:rPr>
          <w:t xml:space="preserve">In each round, you will be asked </w:t>
        </w:r>
      </w:ins>
      <w:ins w:id="42" w:author="Muhammed Bulutay" w:date="2025-11-13T14:16:00Z">
        <w:r w:rsidR="007F027F">
          <w:rPr>
            <w:rFonts w:ascii="Times New Roman" w:eastAsia="Times New Roman" w:hAnsi="Times New Roman" w:cs="Times New Roman"/>
            <w:kern w:val="0"/>
            <w14:ligatures w14:val="none"/>
          </w:rPr>
          <w:t>to make two choices. We refer to these as “</w:t>
        </w:r>
        <w:r w:rsidR="007F027F" w:rsidRPr="00527DB5">
          <w:rPr>
            <w:rFonts w:ascii="Times New Roman" w:eastAsia="Times New Roman" w:hAnsi="Times New Roman" w:cs="Times New Roman"/>
            <w:b/>
            <w:bCs/>
            <w:kern w:val="0"/>
            <w14:ligatures w14:val="none"/>
            <w:rPrChange w:id="43" w:author="Muhammed Bulutay" w:date="2025-11-13T16:07:00Z">
              <w:rPr>
                <w:rFonts w:ascii="Times New Roman" w:eastAsia="Times New Roman" w:hAnsi="Times New Roman" w:cs="Times New Roman"/>
                <w:kern w:val="0"/>
                <w14:ligatures w14:val="none"/>
              </w:rPr>
            </w:rPrChange>
          </w:rPr>
          <w:t>Consumptio</w:t>
        </w:r>
      </w:ins>
      <w:ins w:id="44" w:author="Muhammed Bulutay" w:date="2025-11-13T14:17:00Z">
        <w:r w:rsidR="007F027F" w:rsidRPr="00527DB5">
          <w:rPr>
            <w:rFonts w:ascii="Times New Roman" w:eastAsia="Times New Roman" w:hAnsi="Times New Roman" w:cs="Times New Roman"/>
            <w:b/>
            <w:bCs/>
            <w:kern w:val="0"/>
            <w14:ligatures w14:val="none"/>
            <w:rPrChange w:id="45" w:author="Muhammed Bulutay" w:date="2025-11-13T16:07:00Z">
              <w:rPr>
                <w:rFonts w:ascii="Times New Roman" w:eastAsia="Times New Roman" w:hAnsi="Times New Roman" w:cs="Times New Roman"/>
                <w:kern w:val="0"/>
                <w14:ligatures w14:val="none"/>
              </w:rPr>
            </w:rPrChange>
          </w:rPr>
          <w:t>n</w:t>
        </w:r>
      </w:ins>
      <w:ins w:id="46" w:author="Muhammed Bulutay" w:date="2025-11-13T14:18:00Z">
        <w:r w:rsidR="007F027F" w:rsidRPr="00527DB5">
          <w:rPr>
            <w:rFonts w:ascii="Times New Roman" w:eastAsia="Times New Roman" w:hAnsi="Times New Roman" w:cs="Times New Roman"/>
            <w:b/>
            <w:bCs/>
            <w:kern w:val="0"/>
            <w14:ligatures w14:val="none"/>
            <w:rPrChange w:id="47" w:author="Muhammed Bulutay" w:date="2025-11-13T16:07:00Z">
              <w:rPr>
                <w:rFonts w:ascii="Times New Roman" w:eastAsia="Times New Roman" w:hAnsi="Times New Roman" w:cs="Times New Roman"/>
                <w:kern w:val="0"/>
                <w14:ligatures w14:val="none"/>
              </w:rPr>
            </w:rPrChange>
          </w:rPr>
          <w:t xml:space="preserve"> choice</w:t>
        </w:r>
      </w:ins>
      <w:ins w:id="48" w:author="Muhammed Bulutay" w:date="2025-11-13T14:16:00Z">
        <w:r w:rsidR="007F027F">
          <w:rPr>
            <w:rFonts w:ascii="Times New Roman" w:eastAsia="Times New Roman" w:hAnsi="Times New Roman" w:cs="Times New Roman"/>
            <w:kern w:val="0"/>
            <w14:ligatures w14:val="none"/>
          </w:rPr>
          <w:t xml:space="preserve">” and </w:t>
        </w:r>
      </w:ins>
      <w:ins w:id="49" w:author="Muhammed Bulutay" w:date="2025-11-13T14:17:00Z">
        <w:r w:rsidR="007F027F">
          <w:rPr>
            <w:rFonts w:ascii="Times New Roman" w:eastAsia="Times New Roman" w:hAnsi="Times New Roman" w:cs="Times New Roman"/>
            <w:kern w:val="0"/>
            <w14:ligatures w14:val="none"/>
          </w:rPr>
          <w:t>“</w:t>
        </w:r>
      </w:ins>
      <w:ins w:id="50" w:author="Muhammed Bulutay" w:date="2025-11-13T14:18:00Z">
        <w:r w:rsidR="007F027F" w:rsidRPr="00527DB5">
          <w:rPr>
            <w:rFonts w:ascii="Times New Roman" w:eastAsia="Times New Roman" w:hAnsi="Times New Roman" w:cs="Times New Roman"/>
            <w:b/>
            <w:bCs/>
            <w:kern w:val="0"/>
            <w14:ligatures w14:val="none"/>
            <w:rPrChange w:id="51" w:author="Muhammed Bulutay" w:date="2025-11-13T16:07:00Z">
              <w:rPr>
                <w:rFonts w:ascii="Times New Roman" w:eastAsia="Times New Roman" w:hAnsi="Times New Roman" w:cs="Times New Roman"/>
                <w:kern w:val="0"/>
                <w14:ligatures w14:val="none"/>
              </w:rPr>
            </w:rPrChange>
          </w:rPr>
          <w:t xml:space="preserve">Price </w:t>
        </w:r>
      </w:ins>
      <w:ins w:id="52" w:author="Muhammed Bulutay" w:date="2025-11-13T16:32:00Z">
        <w:r w:rsidR="00B82F47">
          <w:rPr>
            <w:rFonts w:ascii="Times New Roman" w:eastAsia="Times New Roman" w:hAnsi="Times New Roman" w:cs="Times New Roman"/>
            <w:b/>
            <w:bCs/>
            <w:kern w:val="0"/>
            <w14:ligatures w14:val="none"/>
          </w:rPr>
          <w:t>belief</w:t>
        </w:r>
      </w:ins>
      <w:ins w:id="53" w:author="Muhammed Bulutay" w:date="2025-11-13T14:17:00Z">
        <w:r w:rsidR="007F027F">
          <w:rPr>
            <w:rFonts w:ascii="Times New Roman" w:eastAsia="Times New Roman" w:hAnsi="Times New Roman" w:cs="Times New Roman"/>
            <w:kern w:val="0"/>
            <w14:ligatures w14:val="none"/>
          </w:rPr>
          <w:t xml:space="preserve">”. </w:t>
        </w:r>
      </w:ins>
      <w:ins w:id="54" w:author="Muhammed Bulutay" w:date="2025-11-13T14:18:00Z">
        <w:r w:rsidR="007F027F">
          <w:rPr>
            <w:rFonts w:ascii="Times New Roman" w:eastAsia="Times New Roman" w:hAnsi="Times New Roman" w:cs="Times New Roman"/>
            <w:kern w:val="0"/>
            <w14:ligatures w14:val="none"/>
          </w:rPr>
          <w:t xml:space="preserve">Either of these choices can be relevant to your final payoff. </w:t>
        </w:r>
      </w:ins>
      <w:ins w:id="55" w:author="Muhammed Bulutay" w:date="2025-11-13T14:23:00Z">
        <w:r w:rsidR="007F027F">
          <w:rPr>
            <w:rFonts w:ascii="Times New Roman" w:eastAsia="Times New Roman" w:hAnsi="Times New Roman" w:cs="Times New Roman"/>
            <w:kern w:val="0"/>
            <w14:ligatures w14:val="none"/>
          </w:rPr>
          <w:t>Th</w:t>
        </w:r>
      </w:ins>
      <w:ins w:id="56" w:author="frank.heinemann" w:date="2025-11-14T15:41:00Z">
        <w:r w:rsidR="00771A18">
          <w:rPr>
            <w:rFonts w:ascii="Times New Roman" w:eastAsia="Times New Roman" w:hAnsi="Times New Roman" w:cs="Times New Roman"/>
            <w:kern w:val="0"/>
            <w14:ligatures w14:val="none"/>
          </w:rPr>
          <w:t>e t</w:t>
        </w:r>
      </w:ins>
      <w:ins w:id="57" w:author="frank.heinemann" w:date="2025-11-14T15:42:00Z">
        <w:r w:rsidR="00771A18">
          <w:rPr>
            <w:rFonts w:ascii="Times New Roman" w:eastAsia="Times New Roman" w:hAnsi="Times New Roman" w:cs="Times New Roman"/>
            <w:kern w:val="0"/>
            <w14:ligatures w14:val="none"/>
          </w:rPr>
          <w:t>h</w:t>
        </w:r>
      </w:ins>
      <w:ins w:id="58" w:author="Muhammed Bulutay" w:date="2025-11-13T14:23:00Z">
        <w:r w:rsidR="007F027F">
          <w:rPr>
            <w:rFonts w:ascii="Times New Roman" w:eastAsia="Times New Roman" w:hAnsi="Times New Roman" w:cs="Times New Roman"/>
            <w:kern w:val="0"/>
            <w14:ligatures w14:val="none"/>
          </w:rPr>
          <w:t xml:space="preserve">ree parts </w:t>
        </w:r>
      </w:ins>
      <w:ins w:id="59" w:author="Muhammed Bulutay" w:date="2025-11-13T14:24:00Z">
        <w:r w:rsidR="007F027F">
          <w:rPr>
            <w:rFonts w:ascii="Times New Roman" w:eastAsia="Times New Roman" w:hAnsi="Times New Roman" w:cs="Times New Roman"/>
            <w:kern w:val="0"/>
            <w14:ligatures w14:val="none"/>
          </w:rPr>
          <w:t>differ by the timing when you make these choices.</w:t>
        </w:r>
      </w:ins>
      <w:ins w:id="60" w:author="Muhammed Bulutay" w:date="2025-11-13T14:27:00Z">
        <w:r w:rsidR="000C30B7">
          <w:rPr>
            <w:rFonts w:ascii="Times New Roman" w:eastAsia="Times New Roman" w:hAnsi="Times New Roman" w:cs="Times New Roman"/>
            <w:kern w:val="0"/>
            <w14:ligatures w14:val="none"/>
          </w:rPr>
          <w:t xml:space="preserve"> The specific instruction for each part will be given to you at the beginning of each part.</w:t>
        </w:r>
      </w:ins>
    </w:p>
    <w:p w14:paraId="2BA74D49" w14:textId="77777777" w:rsidR="002C6654" w:rsidRPr="007F027F" w:rsidRDefault="002C6654" w:rsidP="00527DB5">
      <w:pPr>
        <w:spacing w:before="100" w:beforeAutospacing="1" w:after="120" w:line="240" w:lineRule="auto"/>
        <w:jc w:val="both"/>
        <w:rPr>
          <w:ins w:id="61" w:author="Muhammed Bulutay" w:date="2025-11-13T14:08:00Z"/>
          <w:rFonts w:ascii="Times New Roman" w:eastAsia="Times New Roman" w:hAnsi="Times New Roman" w:cs="Times New Roman"/>
          <w:kern w:val="0"/>
          <w14:ligatures w14:val="none"/>
        </w:rPr>
      </w:pPr>
    </w:p>
    <w:p w14:paraId="70AF460A" w14:textId="459C2FD7" w:rsidR="0084057B" w:rsidRPr="002C6654" w:rsidDel="0084057B" w:rsidRDefault="0084057B" w:rsidP="002C6654">
      <w:pPr>
        <w:rPr>
          <w:del w:id="62" w:author="Muhammed Bulutay" w:date="2025-11-13T14:10:00Z"/>
          <w:rFonts w:ascii="Times New Roman" w:eastAsia="Times New Roman" w:hAnsi="Times New Roman" w:cs="Times New Roman"/>
          <w:b/>
          <w:bCs/>
          <w:kern w:val="0"/>
          <w:sz w:val="32"/>
          <w:szCs w:val="32"/>
          <w14:ligatures w14:val="none"/>
        </w:rPr>
      </w:pPr>
    </w:p>
    <w:p w14:paraId="7759BFD8" w14:textId="4A9C93C2" w:rsidR="007C5B98" w:rsidRPr="002C6654" w:rsidDel="00D46241" w:rsidRDefault="007C5B98" w:rsidP="002C6654">
      <w:pPr>
        <w:rPr>
          <w:del w:id="63" w:author="Muhammed Bulutay" w:date="2025-11-13T13:00:00Z"/>
          <w:rFonts w:ascii="Times New Roman" w:hAnsi="Times New Roman" w:cs="Times New Roman"/>
          <w:b/>
          <w:bCs/>
          <w:sz w:val="26"/>
          <w:szCs w:val="28"/>
        </w:rPr>
      </w:pPr>
      <w:del w:id="64" w:author="Muhammed Bulutay" w:date="2025-11-13T13:00:00Z">
        <w:r w:rsidRPr="002C6654" w:rsidDel="00D46241">
          <w:rPr>
            <w:rFonts w:ascii="Times New Roman" w:hAnsi="Times New Roman" w:cs="Times New Roman"/>
            <w:b/>
            <w:bCs/>
            <w:sz w:val="26"/>
            <w:szCs w:val="28"/>
          </w:rPr>
          <w:delText>There are 12 rounds of decision making. The rules are the same for all 12 rounds.</w:delText>
        </w:r>
      </w:del>
    </w:p>
    <w:p w14:paraId="00036772" w14:textId="64A94B82" w:rsidR="0084057B" w:rsidRPr="002C6654" w:rsidDel="0084057B" w:rsidRDefault="006669B2" w:rsidP="002C6654">
      <w:pPr>
        <w:rPr>
          <w:del w:id="65" w:author="Muhammed Bulutay" w:date="2025-11-13T14:09:00Z"/>
          <w:moveTo w:id="66" w:author="Muhammed Bulutay" w:date="2025-11-13T14:11:00Z"/>
          <w:rFonts w:ascii="Times New Roman" w:hAnsi="Times New Roman" w:cs="Times New Roman"/>
          <w:b/>
          <w:bCs/>
          <w:sz w:val="26"/>
          <w:szCs w:val="28"/>
          <w:rPrChange w:id="67" w:author="Muhammed Bulutay" w:date="2025-11-13T17:32:00Z">
            <w:rPr>
              <w:del w:id="68" w:author="Muhammed Bulutay" w:date="2025-11-13T14:09:00Z"/>
              <w:moveTo w:id="69" w:author="Muhammed Bulutay" w:date="2025-11-13T14:11:00Z"/>
              <w:rFonts w:ascii="Times New Roman" w:eastAsia="Times New Roman" w:hAnsi="Times New Roman" w:cs="Times New Roman"/>
              <w:kern w:val="0"/>
              <w14:ligatures w14:val="none"/>
            </w:rPr>
          </w:rPrChange>
        </w:rPr>
      </w:pPr>
      <w:r w:rsidRPr="002C6654">
        <w:rPr>
          <w:rFonts w:ascii="Times New Roman" w:hAnsi="Times New Roman" w:cs="Times New Roman"/>
          <w:b/>
          <w:bCs/>
          <w:sz w:val="26"/>
          <w:szCs w:val="28"/>
        </w:rPr>
        <w:t>Consumption choice</w:t>
      </w:r>
      <w:r w:rsidR="007C5B98" w:rsidRPr="002C6654">
        <w:rPr>
          <w:rFonts w:ascii="Times New Roman" w:hAnsi="Times New Roman" w:cs="Times New Roman"/>
          <w:b/>
          <w:bCs/>
          <w:sz w:val="26"/>
          <w:szCs w:val="28"/>
        </w:rPr>
        <w:t>:</w:t>
      </w:r>
      <w:moveToRangeStart w:id="70" w:author="Muhammed Bulutay" w:date="2025-11-13T14:11:00Z" w:name="move213935342"/>
      <w:moveTo w:id="71" w:author="Muhammed Bulutay" w:date="2025-11-13T14:11:00Z">
        <w:del w:id="72" w:author="Muhammed Bulutay" w:date="2025-11-13T14:18:00Z">
          <w:r w:rsidR="0084057B" w:rsidRPr="002C6654" w:rsidDel="007F027F">
            <w:rPr>
              <w:rFonts w:ascii="Times New Roman" w:hAnsi="Times New Roman" w:cs="Times New Roman"/>
              <w:b/>
              <w:bCs/>
              <w:sz w:val="26"/>
              <w:szCs w:val="28"/>
            </w:rPr>
            <w:delText>In each round, you will make a decision in Period 1 that will determine your payoff, conditional on a Period 2 price that you may not know when you make your decision. The three parts differ by the timing when you receive information about this Period 2 price.</w:delText>
          </w:r>
        </w:del>
      </w:moveTo>
    </w:p>
    <w:moveToRangeEnd w:id="70"/>
    <w:p w14:paraId="0791D0C9" w14:textId="77777777" w:rsidR="0084057B" w:rsidRPr="002C6654" w:rsidRDefault="0084057B" w:rsidP="002C6654">
      <w:pPr>
        <w:rPr>
          <w:sz w:val="26"/>
          <w:szCs w:val="28"/>
        </w:rPr>
      </w:pPr>
    </w:p>
    <w:p w14:paraId="1F8E922E" w14:textId="1C7AFD02" w:rsidR="007C5B98" w:rsidDel="007F027F" w:rsidRDefault="00527DB5" w:rsidP="00527DB5">
      <w:pPr>
        <w:spacing w:before="100" w:beforeAutospacing="1" w:after="120" w:line="240" w:lineRule="auto"/>
        <w:jc w:val="both"/>
        <w:rPr>
          <w:del w:id="73" w:author="Muhammed Bulutay" w:date="2025-11-13T14:19:00Z"/>
          <w:rFonts w:ascii="Times New Roman" w:eastAsia="Times New Roman" w:hAnsi="Times New Roman" w:cs="Times New Roman"/>
          <w:kern w:val="0"/>
          <w14:ligatures w14:val="none"/>
        </w:rPr>
      </w:pPr>
      <w:moveToRangeStart w:id="74" w:author="Muhammed Bulutay" w:date="2025-11-13T16:06:00Z" w:name="move213942390"/>
      <w:moveTo w:id="75" w:author="Muhammed Bulutay" w:date="2025-11-13T16:06:00Z">
        <w:r w:rsidRPr="00305480">
          <w:rPr>
            <w:rFonts w:ascii="Times New Roman" w:eastAsia="Times New Roman" w:hAnsi="Times New Roman" w:cs="Times New Roman"/>
            <w:kern w:val="0"/>
            <w14:ligatures w14:val="none"/>
          </w:rPr>
          <w:t xml:space="preserve">Each round represents </w:t>
        </w:r>
        <w:r w:rsidRPr="00305480">
          <w:rPr>
            <w:rFonts w:ascii="Times New Roman" w:eastAsia="Times New Roman" w:hAnsi="Times New Roman" w:cs="Times New Roman"/>
            <w:b/>
            <w:bCs/>
            <w:kern w:val="0"/>
            <w14:ligatures w14:val="none"/>
          </w:rPr>
          <w:t>two time periods</w:t>
        </w:r>
        <w:r w:rsidRPr="00305480">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called </w:t>
        </w:r>
        <w:r w:rsidRPr="00A01512">
          <w:rPr>
            <w:rFonts w:ascii="Times New Roman" w:eastAsia="Times New Roman" w:hAnsi="Times New Roman" w:cs="Times New Roman"/>
            <w:i/>
            <w:iCs/>
            <w:kern w:val="0"/>
            <w14:ligatures w14:val="none"/>
          </w:rPr>
          <w:t>Period 1</w:t>
        </w:r>
        <w:r>
          <w:rPr>
            <w:rFonts w:ascii="Times New Roman" w:eastAsia="Times New Roman" w:hAnsi="Times New Roman" w:cs="Times New Roman"/>
            <w:kern w:val="0"/>
            <w14:ligatures w14:val="none"/>
          </w:rPr>
          <w:t xml:space="preserve"> and </w:t>
        </w:r>
        <w:r w:rsidRPr="00A01512">
          <w:rPr>
            <w:rFonts w:ascii="Times New Roman" w:eastAsia="Times New Roman" w:hAnsi="Times New Roman" w:cs="Times New Roman"/>
            <w:i/>
            <w:iCs/>
            <w:kern w:val="0"/>
            <w14:ligatures w14:val="none"/>
          </w:rPr>
          <w:t>Period 2</w:t>
        </w:r>
        <w:r>
          <w:rPr>
            <w:rFonts w:ascii="Times New Roman" w:eastAsia="Times New Roman" w:hAnsi="Times New Roman" w:cs="Times New Roman"/>
            <w:kern w:val="0"/>
            <w14:ligatures w14:val="none"/>
          </w:rPr>
          <w:t xml:space="preserve">. </w:t>
        </w:r>
      </w:moveTo>
      <w:moveToRangeEnd w:id="74"/>
      <w:del w:id="76" w:author="Muhammed Bulutay" w:date="2025-11-13T14:18:00Z">
        <w:r w:rsidR="007C5B98" w:rsidDel="007F027F">
          <w:rPr>
            <w:rFonts w:ascii="Times New Roman" w:eastAsia="Times New Roman" w:hAnsi="Times New Roman" w:cs="Times New Roman"/>
            <w:kern w:val="0"/>
            <w14:ligatures w14:val="none"/>
          </w:rPr>
          <w:delText>T</w:delText>
        </w:r>
      </w:del>
      <w:del w:id="77" w:author="Muhammed Bulutay" w:date="2025-11-13T14:19:00Z">
        <w:r w:rsidR="007C5B98" w:rsidDel="007F027F">
          <w:rPr>
            <w:rFonts w:ascii="Times New Roman" w:eastAsia="Times New Roman" w:hAnsi="Times New Roman" w:cs="Times New Roman"/>
            <w:kern w:val="0"/>
            <w14:ligatures w14:val="none"/>
          </w:rPr>
          <w:delText xml:space="preserve">here are two periods. </w:delText>
        </w:r>
      </w:del>
      <w:r w:rsidR="00FA733A">
        <w:rPr>
          <w:rFonts w:ascii="Times New Roman" w:eastAsia="Times New Roman" w:hAnsi="Times New Roman" w:cs="Times New Roman"/>
          <w:kern w:val="0"/>
          <w14:ligatures w14:val="none"/>
        </w:rPr>
        <w:t>In each</w:t>
      </w:r>
      <w:ins w:id="78" w:author="Muhammed Bulutay" w:date="2025-11-13T14:19:00Z">
        <w:r w:rsidR="007F027F">
          <w:rPr>
            <w:rFonts w:ascii="Times New Roman" w:eastAsia="Times New Roman" w:hAnsi="Times New Roman" w:cs="Times New Roman"/>
            <w:kern w:val="0"/>
            <w14:ligatures w14:val="none"/>
          </w:rPr>
          <w:t xml:space="preserve"> round</w:t>
        </w:r>
      </w:ins>
      <w:del w:id="79" w:author="Muhammed Bulutay" w:date="2025-11-13T14:19:00Z">
        <w:r w:rsidR="00FA733A" w:rsidDel="007F027F">
          <w:rPr>
            <w:rFonts w:ascii="Times New Roman" w:eastAsia="Times New Roman" w:hAnsi="Times New Roman" w:cs="Times New Roman"/>
            <w:kern w:val="0"/>
            <w14:ligatures w14:val="none"/>
          </w:rPr>
          <w:delText xml:space="preserve"> </w:delText>
        </w:r>
        <w:r w:rsidR="00A01512" w:rsidDel="007F027F">
          <w:rPr>
            <w:rFonts w:ascii="Times New Roman" w:eastAsia="Times New Roman" w:hAnsi="Times New Roman" w:cs="Times New Roman"/>
            <w:kern w:val="0"/>
            <w14:ligatures w14:val="none"/>
          </w:rPr>
          <w:delText>period</w:delText>
        </w:r>
      </w:del>
      <w:r w:rsidR="00A01512">
        <w:rPr>
          <w:rFonts w:ascii="Times New Roman" w:eastAsia="Times New Roman" w:hAnsi="Times New Roman" w:cs="Times New Roman"/>
          <w:kern w:val="0"/>
          <w14:ligatures w14:val="none"/>
        </w:rPr>
        <w:t xml:space="preserve">, you will receive </w:t>
      </w:r>
      <w:r w:rsidR="0081765A">
        <w:rPr>
          <w:rFonts w:ascii="Times New Roman" w:eastAsia="Times New Roman" w:hAnsi="Times New Roman" w:cs="Times New Roman"/>
          <w:kern w:val="0"/>
          <w14:ligatures w14:val="none"/>
        </w:rPr>
        <w:t xml:space="preserve">an </w:t>
      </w:r>
      <w:r w:rsidR="0081765A" w:rsidRPr="007C5B98">
        <w:rPr>
          <w:rFonts w:ascii="Times New Roman" w:eastAsia="Times New Roman" w:hAnsi="Times New Roman" w:cs="Times New Roman"/>
          <w:i/>
          <w:iCs/>
          <w:kern w:val="0"/>
          <w14:ligatures w14:val="none"/>
        </w:rPr>
        <w:t>endowment</w:t>
      </w:r>
      <w:r w:rsidR="0081765A">
        <w:rPr>
          <w:rFonts w:ascii="Times New Roman" w:eastAsia="Times New Roman" w:hAnsi="Times New Roman" w:cs="Times New Roman"/>
          <w:kern w:val="0"/>
          <w14:ligatures w14:val="none"/>
        </w:rPr>
        <w:t xml:space="preserve"> of virtual goods</w:t>
      </w:r>
      <w:ins w:id="80" w:author="Muhammed Bulutay" w:date="2025-11-13T14:19:00Z">
        <w:r w:rsidR="007F027F">
          <w:rPr>
            <w:rFonts w:ascii="Times New Roman" w:eastAsia="Times New Roman" w:hAnsi="Times New Roman" w:cs="Times New Roman"/>
            <w:kern w:val="0"/>
            <w14:ligatures w14:val="none"/>
          </w:rPr>
          <w:t xml:space="preserve"> in both periods. </w:t>
        </w:r>
      </w:ins>
      <w:del w:id="81" w:author="Muhammed Bulutay" w:date="2025-11-13T14:19:00Z">
        <w:r w:rsidR="0081765A" w:rsidDel="007F027F">
          <w:rPr>
            <w:rFonts w:ascii="Times New Roman" w:eastAsia="Times New Roman" w:hAnsi="Times New Roman" w:cs="Times New Roman"/>
            <w:kern w:val="0"/>
            <w14:ligatures w14:val="none"/>
          </w:rPr>
          <w:delText xml:space="preserve">. </w:delText>
        </w:r>
      </w:del>
    </w:p>
    <w:p w14:paraId="520C6B22" w14:textId="4840B707" w:rsidR="007C5B98" w:rsidRDefault="007C5B98" w:rsidP="00527DB5">
      <w:pPr>
        <w:spacing w:before="100" w:beforeAutospacing="1" w:after="120" w:line="240" w:lineRule="auto"/>
        <w:jc w:val="both"/>
        <w:rPr>
          <w:rFonts w:ascii="Times New Roman" w:eastAsia="Times New Roman" w:hAnsi="Times New Roman" w:cs="Times New Roman"/>
          <w:kern w:val="0"/>
          <w14:ligatures w14:val="none"/>
        </w:rPr>
      </w:pPr>
      <w:del w:id="82" w:author="Muhammed Bulutay" w:date="2025-11-13T14:19:00Z">
        <w:r w:rsidDel="007F027F">
          <w:rPr>
            <w:rFonts w:ascii="Times New Roman" w:eastAsia="Times New Roman" w:hAnsi="Times New Roman" w:cs="Times New Roman"/>
            <w:kern w:val="0"/>
            <w14:ligatures w14:val="none"/>
          </w:rPr>
          <w:delText>W</w:delText>
        </w:r>
      </w:del>
      <w:ins w:id="83" w:author="Muhammed Bulutay" w:date="2025-11-13T14:19:00Z">
        <w:r w:rsidR="007F027F">
          <w:rPr>
            <w:rFonts w:ascii="Times New Roman" w:eastAsia="Times New Roman" w:hAnsi="Times New Roman" w:cs="Times New Roman"/>
            <w:kern w:val="0"/>
            <w14:ligatures w14:val="none"/>
          </w:rPr>
          <w:t>W</w:t>
        </w:r>
      </w:ins>
      <w:r>
        <w:rPr>
          <w:rFonts w:ascii="Times New Roman" w:eastAsia="Times New Roman" w:hAnsi="Times New Roman" w:cs="Times New Roman"/>
          <w:kern w:val="0"/>
          <w14:ligatures w14:val="none"/>
        </w:rPr>
        <w:t xml:space="preserve">e denote the endowment in Period 1 by </w:t>
      </w:r>
      <m:oMath>
        <m:sSub>
          <m:sSubPr>
            <m:ctrlPr>
              <w:rPr>
                <w:rFonts w:ascii="Cambria Math" w:eastAsia="Times New Roman" w:hAnsi="Cambria Math" w:cs="Times New Roman"/>
                <w:i/>
                <w:kern w:val="0"/>
                <w14:ligatures w14:val="none"/>
              </w:rPr>
            </m:ctrlPr>
          </m:sSubPr>
          <m:e>
            <m:r>
              <w:del w:id="84" w:author="Muhammed Bulutay" w:date="2025-11-13T14:20:00Z">
                <w:rPr>
                  <w:rFonts w:ascii="Cambria Math" w:eastAsia="Times New Roman" w:hAnsi="Cambria Math" w:cs="Times New Roman"/>
                  <w:kern w:val="0"/>
                  <w14:ligatures w14:val="none"/>
                </w:rPr>
                <m:t>Y</m:t>
              </w:del>
            </m:r>
            <m:r>
              <w:ins w:id="85" w:author="Muhammed Bulutay" w:date="2025-11-13T14:20:00Z">
                <w:rPr>
                  <w:rFonts w:ascii="Cambria Math" w:eastAsia="Times New Roman" w:hAnsi="Cambria Math" w:cs="Times New Roman"/>
                  <w:kern w:val="0"/>
                  <w14:ligatures w14:val="none"/>
                </w:rPr>
                <m:t>E</m:t>
              </w:ins>
            </m:r>
          </m:e>
          <m:sub>
            <m:r>
              <w:rPr>
                <w:rFonts w:ascii="Cambria Math" w:eastAsia="Times New Roman" w:hAnsi="Cambria Math" w:cs="Times New Roman"/>
                <w:kern w:val="0"/>
                <w14:ligatures w14:val="none"/>
              </w:rPr>
              <m:t>1</m:t>
            </m:r>
          </m:sub>
        </m:sSub>
      </m:oMath>
      <w:r w:rsidR="00A80BB1">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and the endowment in Period 2 by </w:t>
      </w:r>
      <m:oMath>
        <m:sSub>
          <m:sSubPr>
            <m:ctrlPr>
              <w:rPr>
                <w:rFonts w:ascii="Cambria Math" w:eastAsia="Times New Roman" w:hAnsi="Cambria Math" w:cs="Times New Roman"/>
                <w:i/>
                <w:kern w:val="0"/>
                <w14:ligatures w14:val="none"/>
              </w:rPr>
            </m:ctrlPr>
          </m:sSubPr>
          <m:e>
            <m:r>
              <w:ins w:id="86" w:author="Muhammed Bulutay" w:date="2025-11-13T14:20:00Z">
                <w:rPr>
                  <w:rFonts w:ascii="Cambria Math" w:eastAsia="Times New Roman" w:hAnsi="Cambria Math" w:cs="Times New Roman"/>
                  <w:kern w:val="0"/>
                  <w14:ligatures w14:val="none"/>
                </w:rPr>
                <m:t>E</m:t>
              </w:ins>
            </m:r>
            <m:r>
              <w:del w:id="87" w:author="Muhammed Bulutay" w:date="2025-11-13T14:20:00Z">
                <w:rPr>
                  <w:rFonts w:ascii="Cambria Math" w:eastAsia="Times New Roman" w:hAnsi="Cambria Math" w:cs="Times New Roman"/>
                  <w:kern w:val="0"/>
                  <w14:ligatures w14:val="none"/>
                </w:rPr>
                <m:t>Y</m:t>
              </w:del>
            </m:r>
          </m:e>
          <m:sub>
            <m:r>
              <w:rPr>
                <w:rFonts w:ascii="Cambria Math" w:eastAsia="Times New Roman" w:hAnsi="Cambria Math" w:cs="Times New Roman"/>
                <w:kern w:val="0"/>
                <w14:ligatures w14:val="none"/>
              </w:rPr>
              <m:t>2</m:t>
            </m:r>
          </m:sub>
        </m:sSub>
      </m:oMath>
      <w:r>
        <w:rPr>
          <w:rFonts w:ascii="Times New Roman" w:eastAsia="Times New Roman" w:hAnsi="Times New Roman" w:cs="Times New Roman"/>
          <w:kern w:val="0"/>
          <w14:ligatures w14:val="none"/>
        </w:rPr>
        <w:t>.</w:t>
      </w:r>
    </w:p>
    <w:p w14:paraId="577CD959" w14:textId="7981A1E8" w:rsidR="007C5B98" w:rsidRDefault="007C5B98" w:rsidP="00527DB5">
      <w:pPr>
        <w:spacing w:before="100" w:beforeAutospacing="1" w:after="120" w:line="240" w:lineRule="auto"/>
        <w:jc w:val="both"/>
        <w:rPr>
          <w:rFonts w:ascii="Times New Roman" w:eastAsia="Times New Roman" w:hAnsi="Times New Roman" w:cs="Times New Roman"/>
          <w:kern w:val="0"/>
          <w14:ligatures w14:val="none"/>
        </w:rPr>
      </w:pPr>
      <w:del w:id="88" w:author="Muhammed Bulutay" w:date="2025-11-13T14:20:00Z">
        <w:r w:rsidDel="007F027F">
          <w:rPr>
            <w:rFonts w:ascii="Times New Roman" w:eastAsia="Times New Roman" w:hAnsi="Times New Roman" w:cs="Times New Roman"/>
            <w:kern w:val="0"/>
            <w14:ligatures w14:val="none"/>
          </w:rPr>
          <w:delText>In each round, the</w:delText>
        </w:r>
      </w:del>
      <w:ins w:id="89" w:author="Muhammed Bulutay" w:date="2025-11-13T14:20:00Z">
        <w:r w:rsidR="007F027F">
          <w:rPr>
            <w:rFonts w:ascii="Times New Roman" w:eastAsia="Times New Roman" w:hAnsi="Times New Roman" w:cs="Times New Roman"/>
            <w:kern w:val="0"/>
            <w14:ligatures w14:val="none"/>
          </w:rPr>
          <w:t>These</w:t>
        </w:r>
      </w:ins>
      <w:r>
        <w:rPr>
          <w:rFonts w:ascii="Times New Roman" w:eastAsia="Times New Roman" w:hAnsi="Times New Roman" w:cs="Times New Roman"/>
          <w:kern w:val="0"/>
          <w14:ligatures w14:val="none"/>
        </w:rPr>
        <w:t xml:space="preserve"> endowments will be either  </w:t>
      </w:r>
    </w:p>
    <w:p w14:paraId="5938A65A" w14:textId="095D4C2A" w:rsidR="007C5B98" w:rsidRDefault="00000000" w:rsidP="00527DB5">
      <w:pPr>
        <w:pStyle w:val="Listenabsatz"/>
        <w:numPr>
          <w:ilvl w:val="0"/>
          <w:numId w:val="4"/>
        </w:numPr>
        <w:spacing w:before="100" w:beforeAutospacing="1" w:after="120"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del w:id="90" w:author="Muhammed Bulutay" w:date="2025-11-13T14:25:00Z">
                <w:rPr>
                  <w:rFonts w:ascii="Cambria Math" w:eastAsia="Times New Roman" w:hAnsi="Cambria Math" w:cs="Times New Roman"/>
                  <w:kern w:val="0"/>
                  <w14:ligatures w14:val="none"/>
                </w:rPr>
                <m:t>Y</m:t>
              </w:del>
            </m:r>
            <m:r>
              <w:ins w:id="91" w:author="Muhammed Bulutay" w:date="2025-11-13T14:25:00Z">
                <w:rPr>
                  <w:rFonts w:ascii="Cambria Math" w:eastAsia="Times New Roman" w:hAnsi="Cambria Math" w:cs="Times New Roman"/>
                  <w:kern w:val="0"/>
                  <w14:ligatures w14:val="none"/>
                </w:rPr>
                <m:t>E</m:t>
              </w:ins>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=15</m:t>
        </m:r>
      </m:oMath>
      <w:r w:rsidR="007C5B98" w:rsidRPr="00A80BB1">
        <w:rPr>
          <w:rFonts w:ascii="Times New Roman" w:eastAsia="Times New Roman" w:hAnsi="Times New Roman" w:cs="Times New Roman"/>
          <w:kern w:val="0"/>
          <w14:ligatures w14:val="none"/>
        </w:rPr>
        <w:t xml:space="preserve"> </w:t>
      </w:r>
      <w:r w:rsidR="007C5B98">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i/>
                <w:kern w:val="0"/>
                <w14:ligatures w14:val="none"/>
              </w:rPr>
            </m:ctrlPr>
          </m:sSubPr>
          <m:e>
            <m:r>
              <w:del w:id="92" w:author="Muhammed Bulutay" w:date="2025-11-13T14:25:00Z">
                <w:rPr>
                  <w:rFonts w:ascii="Cambria Math" w:eastAsia="Times New Roman" w:hAnsi="Cambria Math" w:cs="Times New Roman"/>
                  <w:kern w:val="0"/>
                  <w14:ligatures w14:val="none"/>
                </w:rPr>
                <m:t>Y</m:t>
              </w:del>
            </m:r>
            <m:r>
              <w:ins w:id="93" w:author="Muhammed Bulutay" w:date="2025-11-13T14:25:00Z">
                <w:rPr>
                  <w:rFonts w:ascii="Cambria Math" w:eastAsia="Times New Roman" w:hAnsi="Cambria Math" w:cs="Times New Roman"/>
                  <w:kern w:val="0"/>
                  <w14:ligatures w14:val="none"/>
                </w:rPr>
                <m:t>E</m:t>
              </w:ins>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=5</m:t>
        </m:r>
      </m:oMath>
    </w:p>
    <w:p w14:paraId="6E423D22" w14:textId="0C4F5C9E" w:rsidR="007C5B98" w:rsidRPr="007C5B98" w:rsidRDefault="007C5B98" w:rsidP="00527DB5">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w:t>
      </w:r>
      <w:r w:rsidRPr="007C5B98">
        <w:rPr>
          <w:rFonts w:ascii="Times New Roman" w:eastAsia="Times New Roman" w:hAnsi="Times New Roman" w:cs="Times New Roman"/>
          <w:kern w:val="0"/>
          <w14:ligatures w14:val="none"/>
        </w:rPr>
        <w:t>r</w:t>
      </w:r>
    </w:p>
    <w:p w14:paraId="67C3A3DA" w14:textId="308FD783" w:rsidR="00A80BB1" w:rsidRDefault="00000000" w:rsidP="00527DB5">
      <w:pPr>
        <w:pStyle w:val="Listenabsatz"/>
        <w:numPr>
          <w:ilvl w:val="0"/>
          <w:numId w:val="4"/>
        </w:numPr>
        <w:spacing w:before="100" w:beforeAutospacing="1" w:after="120"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del w:id="94" w:author="Muhammed Bulutay" w:date="2025-11-13T14:25:00Z">
                <w:rPr>
                  <w:rFonts w:ascii="Cambria Math" w:eastAsia="Times New Roman" w:hAnsi="Cambria Math" w:cs="Times New Roman"/>
                  <w:kern w:val="0"/>
                  <w14:ligatures w14:val="none"/>
                </w:rPr>
                <m:t>Y</m:t>
              </w:del>
            </m:r>
            <m:r>
              <w:ins w:id="95" w:author="Muhammed Bulutay" w:date="2025-11-13T14:25:00Z">
                <w:rPr>
                  <w:rFonts w:ascii="Cambria Math" w:eastAsia="Times New Roman" w:hAnsi="Cambria Math" w:cs="Times New Roman"/>
                  <w:kern w:val="0"/>
                  <w14:ligatures w14:val="none"/>
                </w:rPr>
                <m:t>E</m:t>
              </w:ins>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=5</m:t>
        </m:r>
      </m:oMath>
      <w:r w:rsidR="00A80BB1">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i/>
                <w:kern w:val="0"/>
                <w14:ligatures w14:val="none"/>
              </w:rPr>
            </m:ctrlPr>
          </m:sSubPr>
          <m:e>
            <m:r>
              <w:del w:id="96" w:author="Muhammed Bulutay" w:date="2025-11-13T14:25:00Z">
                <w:rPr>
                  <w:rFonts w:ascii="Cambria Math" w:eastAsia="Times New Roman" w:hAnsi="Cambria Math" w:cs="Times New Roman"/>
                  <w:kern w:val="0"/>
                  <w14:ligatures w14:val="none"/>
                </w:rPr>
                <m:t>Y</m:t>
              </w:del>
            </m:r>
            <m:r>
              <w:ins w:id="97" w:author="Muhammed Bulutay" w:date="2025-11-13T14:25:00Z">
                <w:rPr>
                  <w:rFonts w:ascii="Cambria Math" w:eastAsia="Times New Roman" w:hAnsi="Cambria Math" w:cs="Times New Roman"/>
                  <w:kern w:val="0"/>
                  <w14:ligatures w14:val="none"/>
                </w:rPr>
                <m:t>E</m:t>
              </w:ins>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=15</m:t>
        </m:r>
      </m:oMath>
    </w:p>
    <w:p w14:paraId="4C566C4A" w14:textId="2AD13B19" w:rsidR="00F06261" w:rsidRDefault="00F06261" w:rsidP="00527DB5">
      <w:pPr>
        <w:spacing w:before="100" w:beforeAutospacing="1" w:after="120" w:line="240" w:lineRule="auto"/>
        <w:jc w:val="both"/>
        <w:rPr>
          <w:rFonts w:ascii="Times New Roman" w:eastAsia="Times New Roman" w:hAnsi="Times New Roman" w:cs="Times New Roman"/>
          <w:kern w:val="0"/>
          <w14:ligatures w14:val="none"/>
        </w:rPr>
      </w:pPr>
      <w:r w:rsidRPr="00D90F21">
        <w:rPr>
          <w:rFonts w:ascii="Times New Roman" w:eastAsia="Times New Roman" w:hAnsi="Times New Roman" w:cs="Times New Roman"/>
          <w:kern w:val="0"/>
          <w14:ligatures w14:val="none"/>
        </w:rPr>
        <w:t xml:space="preserve">In 6 rounds, you will get the first </w:t>
      </w:r>
      <w:r w:rsidR="002355FD" w:rsidRPr="00D90F21">
        <w:rPr>
          <w:rFonts w:ascii="Times New Roman" w:eastAsia="Times New Roman" w:hAnsi="Times New Roman" w:cs="Times New Roman"/>
          <w:kern w:val="0"/>
          <w14:ligatures w14:val="none"/>
        </w:rPr>
        <w:t>endowment</w:t>
      </w:r>
      <w:r w:rsidRPr="00D90F21">
        <w:rPr>
          <w:rFonts w:ascii="Times New Roman" w:eastAsia="Times New Roman" w:hAnsi="Times New Roman" w:cs="Times New Roman"/>
          <w:kern w:val="0"/>
          <w14:ligatures w14:val="none"/>
        </w:rPr>
        <w:t xml:space="preserve"> profile, and in the other 6 rounds, you will get the second </w:t>
      </w:r>
      <w:r w:rsidR="002355FD" w:rsidRPr="00D90F21">
        <w:rPr>
          <w:rFonts w:ascii="Times New Roman" w:eastAsia="Times New Roman" w:hAnsi="Times New Roman" w:cs="Times New Roman"/>
          <w:kern w:val="0"/>
          <w14:ligatures w14:val="none"/>
        </w:rPr>
        <w:t>endowment</w:t>
      </w:r>
      <w:r w:rsidRPr="00D90F21">
        <w:rPr>
          <w:rFonts w:ascii="Times New Roman" w:eastAsia="Times New Roman" w:hAnsi="Times New Roman" w:cs="Times New Roman"/>
          <w:kern w:val="0"/>
          <w14:ligatures w14:val="none"/>
        </w:rPr>
        <w:t xml:space="preserve"> profile. However, the order in which these profiles appear is random.</w:t>
      </w:r>
      <w:r>
        <w:rPr>
          <w:rFonts w:ascii="Times New Roman" w:eastAsia="Times New Roman" w:hAnsi="Times New Roman" w:cs="Times New Roman"/>
          <w:kern w:val="0"/>
          <w14:ligatures w14:val="none"/>
        </w:rPr>
        <w:t xml:space="preserve"> </w:t>
      </w:r>
    </w:p>
    <w:p w14:paraId="0AF6BD7D" w14:textId="41E69AD4" w:rsidR="007C5B98" w:rsidRPr="007C5B98" w:rsidDel="00E01505" w:rsidRDefault="0081765A" w:rsidP="00527DB5">
      <w:pPr>
        <w:spacing w:before="100" w:beforeAutospacing="1" w:after="120" w:line="240" w:lineRule="auto"/>
        <w:jc w:val="both"/>
        <w:rPr>
          <w:del w:id="98" w:author="Muhammed Bulutay" w:date="2025-11-13T15:18:00Z"/>
          <w:rFonts w:ascii="Times New Roman" w:eastAsia="Times New Roman" w:hAnsi="Times New Roman" w:cs="Times New Roman"/>
          <w:kern w:val="0"/>
          <w14:ligatures w14:val="none"/>
        </w:rPr>
      </w:pPr>
      <w:r w:rsidRPr="003D497B">
        <w:rPr>
          <w:rFonts w:ascii="Times New Roman" w:eastAsia="Times New Roman" w:hAnsi="Times New Roman" w:cs="Times New Roman"/>
          <w:b/>
          <w:bCs/>
          <w:kern w:val="0"/>
          <w14:ligatures w14:val="none"/>
          <w:rPrChange w:id="99" w:author="frank.heinemann" w:date="2025-11-14T15:52:00Z">
            <w:rPr>
              <w:rFonts w:ascii="Times New Roman" w:eastAsia="Times New Roman" w:hAnsi="Times New Roman" w:cs="Times New Roman"/>
              <w:kern w:val="0"/>
              <w14:ligatures w14:val="none"/>
            </w:rPr>
          </w:rPrChange>
        </w:rPr>
        <w:t xml:space="preserve">Your </w:t>
      </w:r>
      <w:del w:id="100" w:author="Muhammed Bulutay" w:date="2025-11-13T16:08:00Z">
        <w:r w:rsidRPr="003D497B" w:rsidDel="00527DB5">
          <w:rPr>
            <w:rFonts w:ascii="Times New Roman" w:eastAsia="Times New Roman" w:hAnsi="Times New Roman" w:cs="Times New Roman"/>
            <w:b/>
            <w:bCs/>
            <w:kern w:val="0"/>
            <w14:ligatures w14:val="none"/>
            <w:rPrChange w:id="101" w:author="frank.heinemann" w:date="2025-11-14T15:52:00Z">
              <w:rPr>
                <w:rFonts w:ascii="Times New Roman" w:eastAsia="Times New Roman" w:hAnsi="Times New Roman" w:cs="Times New Roman"/>
                <w:kern w:val="0"/>
                <w14:ligatures w14:val="none"/>
              </w:rPr>
            </w:rPrChange>
          </w:rPr>
          <w:delText xml:space="preserve">decision </w:delText>
        </w:r>
      </w:del>
      <w:ins w:id="102" w:author="Muhammed Bulutay" w:date="2025-11-13T16:08:00Z">
        <w:r w:rsidR="00527DB5" w:rsidRPr="003D497B">
          <w:rPr>
            <w:rFonts w:ascii="Times New Roman" w:eastAsia="Times New Roman" w:hAnsi="Times New Roman" w:cs="Times New Roman"/>
            <w:b/>
            <w:bCs/>
            <w:kern w:val="0"/>
            <w14:ligatures w14:val="none"/>
            <w:rPrChange w:id="103" w:author="frank.heinemann" w:date="2025-11-14T15:52:00Z">
              <w:rPr>
                <w:rFonts w:ascii="Times New Roman" w:eastAsia="Times New Roman" w:hAnsi="Times New Roman" w:cs="Times New Roman"/>
                <w:kern w:val="0"/>
                <w14:ligatures w14:val="none"/>
              </w:rPr>
            </w:rPrChange>
          </w:rPr>
          <w:t xml:space="preserve">task </w:t>
        </w:r>
      </w:ins>
      <w:del w:id="104" w:author="Muhammed Bulutay" w:date="2025-11-13T16:08:00Z">
        <w:r w:rsidRPr="003D497B" w:rsidDel="00527DB5">
          <w:rPr>
            <w:rFonts w:ascii="Times New Roman" w:eastAsia="Times New Roman" w:hAnsi="Times New Roman" w:cs="Times New Roman"/>
            <w:b/>
            <w:bCs/>
            <w:kern w:val="0"/>
            <w14:ligatures w14:val="none"/>
            <w:rPrChange w:id="105" w:author="frank.heinemann" w:date="2025-11-14T15:52:00Z">
              <w:rPr>
                <w:rFonts w:ascii="Times New Roman" w:eastAsia="Times New Roman" w:hAnsi="Times New Roman" w:cs="Times New Roman"/>
                <w:kern w:val="0"/>
                <w14:ligatures w14:val="none"/>
              </w:rPr>
            </w:rPrChange>
          </w:rPr>
          <w:delText xml:space="preserve">in Period 1 will </w:delText>
        </w:r>
      </w:del>
      <w:ins w:id="106" w:author="Muhammed Bulutay" w:date="2025-11-13T16:08:00Z">
        <w:r w:rsidR="00527DB5" w:rsidRPr="003D497B">
          <w:rPr>
            <w:rFonts w:ascii="Times New Roman" w:eastAsia="Times New Roman" w:hAnsi="Times New Roman" w:cs="Times New Roman"/>
            <w:b/>
            <w:bCs/>
            <w:kern w:val="0"/>
            <w14:ligatures w14:val="none"/>
            <w:rPrChange w:id="107" w:author="frank.heinemann" w:date="2025-11-14T15:52:00Z">
              <w:rPr>
                <w:rFonts w:ascii="Times New Roman" w:eastAsia="Times New Roman" w:hAnsi="Times New Roman" w:cs="Times New Roman"/>
                <w:kern w:val="0"/>
                <w14:ligatures w14:val="none"/>
              </w:rPr>
            </w:rPrChange>
          </w:rPr>
          <w:t>is to</w:t>
        </w:r>
      </w:ins>
      <w:del w:id="108" w:author="Muhammed Bulutay" w:date="2025-11-13T16:08:00Z">
        <w:r w:rsidRPr="003D497B" w:rsidDel="00527DB5">
          <w:rPr>
            <w:rFonts w:ascii="Times New Roman" w:eastAsia="Times New Roman" w:hAnsi="Times New Roman" w:cs="Times New Roman"/>
            <w:b/>
            <w:bCs/>
            <w:kern w:val="0"/>
            <w14:ligatures w14:val="none"/>
            <w:rPrChange w:id="109" w:author="frank.heinemann" w:date="2025-11-14T15:52:00Z">
              <w:rPr>
                <w:rFonts w:ascii="Times New Roman" w:eastAsia="Times New Roman" w:hAnsi="Times New Roman" w:cs="Times New Roman"/>
                <w:kern w:val="0"/>
                <w14:ligatures w14:val="none"/>
              </w:rPr>
            </w:rPrChange>
          </w:rPr>
          <w:delText>be</w:delText>
        </w:r>
      </w:del>
      <w:ins w:id="110" w:author="Muhammed Bulutay" w:date="2025-11-13T16:08:00Z">
        <w:r w:rsidR="00527DB5">
          <w:rPr>
            <w:rFonts w:ascii="Times New Roman" w:eastAsia="Times New Roman" w:hAnsi="Times New Roman" w:cs="Times New Roman"/>
            <w:kern w:val="0"/>
            <w14:ligatures w14:val="none"/>
          </w:rPr>
          <w:t xml:space="preserve"> </w:t>
        </w:r>
        <w:r w:rsidR="00527DB5" w:rsidRPr="003D497B">
          <w:rPr>
            <w:rFonts w:ascii="Times New Roman" w:eastAsia="Times New Roman" w:hAnsi="Times New Roman" w:cs="Times New Roman"/>
            <w:b/>
            <w:bCs/>
            <w:kern w:val="0"/>
            <w14:ligatures w14:val="none"/>
            <w:rPrChange w:id="111" w:author="frank.heinemann" w:date="2025-11-14T15:52:00Z">
              <w:rPr>
                <w:rFonts w:ascii="Times New Roman" w:eastAsia="Times New Roman" w:hAnsi="Times New Roman" w:cs="Times New Roman"/>
                <w:kern w:val="0"/>
                <w14:ligatures w14:val="none"/>
              </w:rPr>
            </w:rPrChange>
          </w:rPr>
          <w:t>choose</w:t>
        </w:r>
      </w:ins>
      <w:r w:rsidRPr="003D497B">
        <w:rPr>
          <w:rFonts w:ascii="Times New Roman" w:eastAsia="Times New Roman" w:hAnsi="Times New Roman" w:cs="Times New Roman"/>
          <w:b/>
          <w:bCs/>
          <w:kern w:val="0"/>
          <w14:ligatures w14:val="none"/>
          <w:rPrChange w:id="112" w:author="frank.heinemann" w:date="2025-11-14T15:52:00Z">
            <w:rPr>
              <w:rFonts w:ascii="Times New Roman" w:eastAsia="Times New Roman" w:hAnsi="Times New Roman" w:cs="Times New Roman"/>
              <w:kern w:val="0"/>
              <w14:ligatures w14:val="none"/>
            </w:rPr>
          </w:rPrChange>
        </w:rPr>
        <w:t xml:space="preserve"> how much to </w:t>
      </w:r>
      <w:r w:rsidRPr="003D497B">
        <w:rPr>
          <w:rFonts w:ascii="Times New Roman" w:eastAsia="Times New Roman" w:hAnsi="Times New Roman" w:cs="Times New Roman"/>
          <w:b/>
          <w:bCs/>
          <w:i/>
          <w:iCs/>
          <w:kern w:val="0"/>
          <w14:ligatures w14:val="none"/>
          <w:rPrChange w:id="113" w:author="frank.heinemann" w:date="2025-11-14T15:52:00Z">
            <w:rPr>
              <w:rFonts w:ascii="Times New Roman" w:eastAsia="Times New Roman" w:hAnsi="Times New Roman" w:cs="Times New Roman"/>
              <w:i/>
              <w:iCs/>
              <w:kern w:val="0"/>
              <w14:ligatures w14:val="none"/>
            </w:rPr>
          </w:rPrChange>
        </w:rPr>
        <w:t>consume</w:t>
      </w:r>
      <w:r w:rsidRPr="003D497B">
        <w:rPr>
          <w:rFonts w:ascii="Times New Roman" w:eastAsia="Times New Roman" w:hAnsi="Times New Roman" w:cs="Times New Roman"/>
          <w:b/>
          <w:bCs/>
          <w:kern w:val="0"/>
          <w14:ligatures w14:val="none"/>
          <w:rPrChange w:id="114" w:author="frank.heinemann" w:date="2025-11-14T15:52:00Z">
            <w:rPr>
              <w:rFonts w:ascii="Times New Roman" w:eastAsia="Times New Roman" w:hAnsi="Times New Roman" w:cs="Times New Roman"/>
              <w:kern w:val="0"/>
              <w14:ligatures w14:val="none"/>
            </w:rPr>
          </w:rPrChange>
        </w:rPr>
        <w:t xml:space="preserve"> </w:t>
      </w:r>
      <w:r w:rsidR="007C5B98" w:rsidRPr="003D497B">
        <w:rPr>
          <w:rFonts w:ascii="Times New Roman" w:eastAsia="Times New Roman" w:hAnsi="Times New Roman" w:cs="Times New Roman"/>
          <w:b/>
          <w:bCs/>
          <w:kern w:val="0"/>
          <w14:ligatures w14:val="none"/>
          <w:rPrChange w:id="115" w:author="frank.heinemann" w:date="2025-11-14T15:52:00Z">
            <w:rPr>
              <w:rFonts w:ascii="Times New Roman" w:eastAsia="Times New Roman" w:hAnsi="Times New Roman" w:cs="Times New Roman"/>
              <w:kern w:val="0"/>
              <w14:ligatures w14:val="none"/>
            </w:rPr>
          </w:rPrChange>
        </w:rPr>
        <w:t>in Period 1</w:t>
      </w:r>
      <w:r w:rsidR="007C5B98">
        <w:rPr>
          <w:rFonts w:ascii="Times New Roman" w:eastAsia="Times New Roman" w:hAnsi="Times New Roman" w:cs="Times New Roman"/>
          <w:kern w:val="0"/>
          <w14:ligatures w14:val="none"/>
        </w:rPr>
        <w:t xml:space="preserve">. We denote this consumption choice by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oMath>
      <w:r w:rsidR="00A80BB1">
        <w:rPr>
          <w:rFonts w:ascii="Times New Roman" w:eastAsia="Times New Roman" w:hAnsi="Times New Roman" w:cs="Times New Roman"/>
          <w:kern w:val="0"/>
          <w14:ligatures w14:val="none"/>
        </w:rPr>
        <w:t>.</w:t>
      </w:r>
    </w:p>
    <w:p w14:paraId="2349A3E8" w14:textId="46095731" w:rsidR="00E01505" w:rsidRDefault="00E01505" w:rsidP="00527DB5">
      <w:pPr>
        <w:spacing w:before="100" w:beforeAutospacing="1" w:after="120" w:line="240" w:lineRule="auto"/>
        <w:jc w:val="both"/>
        <w:rPr>
          <w:ins w:id="116" w:author="Muhammed Bulutay" w:date="2025-11-13T15:18:00Z"/>
          <w:rFonts w:ascii="Times New Roman" w:eastAsia="Times New Roman" w:hAnsi="Times New Roman" w:cs="Times New Roman"/>
          <w:kern w:val="0"/>
          <w14:ligatures w14:val="none"/>
        </w:rPr>
      </w:pPr>
      <w:ins w:id="117" w:author="Muhammed Bulutay" w:date="2025-11-13T15:18:00Z">
        <w:r>
          <w:rPr>
            <w:rFonts w:ascii="Times New Roman" w:eastAsia="Times New Roman" w:hAnsi="Times New Roman" w:cs="Times New Roman"/>
            <w:kern w:val="0"/>
            <w14:ligatures w14:val="none"/>
          </w:rPr>
          <w:t xml:space="preserve"> </w:t>
        </w:r>
      </w:ins>
      <w:r w:rsidR="007C5B98">
        <w:rPr>
          <w:rFonts w:ascii="Times New Roman" w:eastAsia="Times New Roman" w:hAnsi="Times New Roman" w:cs="Times New Roman"/>
          <w:kern w:val="0"/>
          <w14:ligatures w14:val="none"/>
        </w:rPr>
        <w:t xml:space="preserve">Based on your </w:t>
      </w:r>
      <w:ins w:id="118" w:author="Muhammed Bulutay" w:date="2025-11-13T15:33:00Z">
        <w:r w:rsidR="00BD41B6">
          <w:rPr>
            <w:rFonts w:ascii="Times New Roman" w:eastAsia="Times New Roman" w:hAnsi="Times New Roman" w:cs="Times New Roman"/>
            <w:kern w:val="0"/>
            <w14:ligatures w14:val="none"/>
          </w:rPr>
          <w:t>P</w:t>
        </w:r>
      </w:ins>
      <w:del w:id="119" w:author="Muhammed Bulutay" w:date="2025-11-13T15:33:00Z">
        <w:r w:rsidR="007C5B98" w:rsidDel="00BD41B6">
          <w:rPr>
            <w:rFonts w:ascii="Times New Roman" w:eastAsia="Times New Roman" w:hAnsi="Times New Roman" w:cs="Times New Roman"/>
            <w:kern w:val="0"/>
            <w14:ligatures w14:val="none"/>
          </w:rPr>
          <w:delText>p</w:delText>
        </w:r>
      </w:del>
      <w:r w:rsidR="007C5B98">
        <w:rPr>
          <w:rFonts w:ascii="Times New Roman" w:eastAsia="Times New Roman" w:hAnsi="Times New Roman" w:cs="Times New Roman"/>
          <w:kern w:val="0"/>
          <w14:ligatures w14:val="none"/>
        </w:rPr>
        <w:t>eriod 1 consumption choice, your consumption in Period 2</w:t>
      </w:r>
      <w:del w:id="120" w:author="Muhammed Bulutay" w:date="2025-11-13T15:34:00Z">
        <w:r w:rsidR="007C5B98" w:rsidDel="00BD41B6">
          <w:rPr>
            <w:rFonts w:ascii="Times New Roman" w:eastAsia="Times New Roman" w:hAnsi="Times New Roman" w:cs="Times New Roman"/>
            <w:kern w:val="0"/>
            <w14:ligatures w14:val="none"/>
          </w:rPr>
          <w:delText>,</w:delText>
        </w:r>
      </w:del>
      <w:r w:rsidR="007C5B98">
        <w:rPr>
          <w:rFonts w:ascii="Times New Roman" w:eastAsia="Times New Roman" w:hAnsi="Times New Roman" w:cs="Times New Roman"/>
          <w:kern w:val="0"/>
          <w14:ligatures w14:val="none"/>
        </w:rPr>
        <w:t xml:space="preserve"> </w:t>
      </w:r>
      <w:ins w:id="121" w:author="Muhammed Bulutay" w:date="2025-11-13T15:34:00Z">
        <w:r w:rsidR="00BD41B6">
          <w:rPr>
            <w:rFonts w:ascii="Times New Roman" w:eastAsia="Times New Roman" w:hAnsi="Times New Roman" w:cs="Times New Roman"/>
            <w:kern w:val="0"/>
            <w14:ligatures w14:val="none"/>
          </w:rPr>
          <w:t xml:space="preserve">(denoted </w:t>
        </w:r>
      </w:ins>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2</m:t>
            </m:r>
          </m:sub>
        </m:sSub>
      </m:oMath>
      <w:ins w:id="122" w:author="Muhammed Bulutay" w:date="2025-11-13T15:34:00Z">
        <w:r w:rsidR="00BD41B6">
          <w:rPr>
            <w:rFonts w:ascii="Times New Roman" w:eastAsia="Times New Roman" w:hAnsi="Times New Roman" w:cs="Times New Roman"/>
            <w:kern w:val="0"/>
            <w14:ligatures w14:val="none"/>
          </w:rPr>
          <w:t>)</w:t>
        </w:r>
      </w:ins>
      <w:del w:id="123" w:author="Muhammed Bulutay" w:date="2025-11-13T15:34:00Z">
        <w:r w:rsidR="007C5B98" w:rsidDel="00BD41B6">
          <w:rPr>
            <w:rFonts w:ascii="Times New Roman" w:eastAsia="Times New Roman" w:hAnsi="Times New Roman" w:cs="Times New Roman"/>
            <w:kern w:val="0"/>
            <w14:ligatures w14:val="none"/>
          </w:rPr>
          <w:delText>,</w:delText>
        </w:r>
      </w:del>
      <w:r w:rsidR="007C5B98">
        <w:rPr>
          <w:rFonts w:ascii="Times New Roman" w:eastAsia="Times New Roman" w:hAnsi="Times New Roman" w:cs="Times New Roman"/>
          <w:kern w:val="0"/>
          <w14:ligatures w14:val="none"/>
        </w:rPr>
        <w:t xml:space="preserve"> is automatically determined. </w:t>
      </w:r>
      <w:ins w:id="124" w:author="Muhammed Bulutay" w:date="2025-11-13T15:18:00Z">
        <w:r>
          <w:rPr>
            <w:rFonts w:ascii="Times New Roman" w:eastAsia="Times New Roman" w:hAnsi="Times New Roman" w:cs="Times New Roman"/>
            <w:kern w:val="0"/>
            <w14:ligatures w14:val="none"/>
          </w:rPr>
          <w:t xml:space="preserve">The latter depends on the </w:t>
        </w:r>
      </w:ins>
      <w:ins w:id="125" w:author="Muhammed Bulutay" w:date="2025-11-13T15:19:00Z">
        <w:r>
          <w:rPr>
            <w:rFonts w:ascii="Times New Roman" w:eastAsia="Times New Roman" w:hAnsi="Times New Roman" w:cs="Times New Roman"/>
            <w:kern w:val="0"/>
            <w14:ligatures w14:val="none"/>
          </w:rPr>
          <w:t>price</w:t>
        </w:r>
      </w:ins>
      <w:ins w:id="126" w:author="Muhammed Bulutay" w:date="2025-11-13T15:34:00Z">
        <w:r w:rsidR="00BD41B6">
          <w:rPr>
            <w:rFonts w:ascii="Times New Roman" w:eastAsia="Times New Roman" w:hAnsi="Times New Roman" w:cs="Times New Roman"/>
            <w:kern w:val="0"/>
            <w14:ligatures w14:val="none"/>
          </w:rPr>
          <w:t xml:space="preserve"> in Period 2.</w:t>
        </w:r>
      </w:ins>
    </w:p>
    <w:p w14:paraId="6CD8BEA7" w14:textId="570F89EE" w:rsidR="007C5B98" w:rsidRPr="00D90F21" w:rsidDel="00E01505" w:rsidRDefault="007C5B98" w:rsidP="00527DB5">
      <w:pPr>
        <w:spacing w:before="100" w:beforeAutospacing="1" w:after="120" w:line="240" w:lineRule="auto"/>
        <w:jc w:val="both"/>
        <w:rPr>
          <w:moveFrom w:id="127" w:author="Muhammed Bulutay" w:date="2025-11-13T15:19:00Z"/>
          <w:rFonts w:ascii="Times New Roman" w:eastAsia="Times New Roman" w:hAnsi="Times New Roman" w:cs="Times New Roman"/>
          <w:kern w:val="0"/>
          <w14:ligatures w14:val="none"/>
        </w:rPr>
      </w:pPr>
      <w:moveFromRangeStart w:id="128" w:author="Muhammed Bulutay" w:date="2025-11-13T15:19:00Z" w:name="move213939587"/>
      <w:moveFrom w:id="129" w:author="Muhammed Bulutay" w:date="2025-11-13T15:19:00Z">
        <w:r w:rsidDel="00E01505">
          <w:rPr>
            <w:rFonts w:ascii="Times New Roman" w:eastAsia="Times New Roman" w:hAnsi="Times New Roman" w:cs="Times New Roman"/>
            <w:kern w:val="0"/>
            <w14:ligatures w14:val="none"/>
          </w:rPr>
          <w:t xml:space="preserve"> Goods are not storable across the two periods, but you can save or borrow using </w:t>
        </w:r>
        <w:r w:rsidRPr="00D90F21" w:rsidDel="00E01505">
          <w:rPr>
            <w:rFonts w:ascii="Times New Roman" w:eastAsia="Times New Roman" w:hAnsi="Times New Roman" w:cs="Times New Roman"/>
            <w:kern w:val="0"/>
            <w14:ligatures w14:val="none"/>
          </w:rPr>
          <w:t>money. There is no interest earned on saving, nor is there any interest charged on borrowing.</w:t>
        </w:r>
      </w:moveFrom>
    </w:p>
    <w:moveFromRangeEnd w:id="128"/>
    <w:p w14:paraId="230B55C9" w14:textId="32142201" w:rsidR="00FA733A" w:rsidRPr="00D90F21" w:rsidRDefault="00FA733A" w:rsidP="00527DB5">
      <w:pPr>
        <w:spacing w:before="100" w:beforeAutospacing="1" w:after="120" w:line="240" w:lineRule="auto"/>
        <w:jc w:val="both"/>
        <w:rPr>
          <w:rFonts w:ascii="Times New Roman" w:eastAsia="Times New Roman" w:hAnsi="Times New Roman" w:cs="Times New Roman"/>
          <w:kern w:val="0"/>
          <w14:ligatures w14:val="none"/>
        </w:rPr>
      </w:pPr>
      <w:r w:rsidRPr="00D90F21">
        <w:rPr>
          <w:rFonts w:ascii="Times New Roman" w:eastAsia="Times New Roman" w:hAnsi="Times New Roman" w:cs="Times New Roman"/>
          <w:kern w:val="0"/>
          <w14:ligatures w14:val="none"/>
        </w:rPr>
        <w:t xml:space="preserve">The </w:t>
      </w:r>
      <w:r w:rsidRPr="00D90F21">
        <w:rPr>
          <w:rFonts w:ascii="Times New Roman" w:eastAsia="Times New Roman" w:hAnsi="Times New Roman" w:cs="Times New Roman"/>
          <w:b/>
          <w:bCs/>
          <w:kern w:val="0"/>
          <w14:ligatures w14:val="none"/>
        </w:rPr>
        <w:t xml:space="preserve">price of consumption </w:t>
      </w:r>
      <w:r w:rsidR="00714A79" w:rsidRPr="00D90F21">
        <w:rPr>
          <w:rFonts w:ascii="Times New Roman" w:eastAsia="Times New Roman" w:hAnsi="Times New Roman" w:cs="Times New Roman"/>
          <w:b/>
          <w:bCs/>
          <w:kern w:val="0"/>
          <w14:ligatures w14:val="none"/>
        </w:rPr>
        <w:t xml:space="preserve">goods </w:t>
      </w:r>
      <w:r w:rsidRPr="00D90F21">
        <w:rPr>
          <w:rFonts w:ascii="Times New Roman" w:eastAsia="Times New Roman" w:hAnsi="Times New Roman" w:cs="Times New Roman"/>
          <w:b/>
          <w:bCs/>
          <w:kern w:val="0"/>
          <w14:ligatures w14:val="none"/>
        </w:rPr>
        <w:t>in Period 1</w:t>
      </w:r>
      <w:r w:rsidRPr="00D90F21">
        <w:rPr>
          <w:rFonts w:ascii="Times New Roman" w:eastAsia="Times New Roman" w:hAnsi="Times New Roman" w:cs="Times New Roman"/>
          <w:kern w:val="0"/>
          <w14:ligatures w14:val="none"/>
        </w:rPr>
        <w:t xml:space="preserve"> is fixed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=1</m:t>
        </m:r>
      </m:oMath>
      <w:r w:rsidRPr="00D90F21">
        <w:rPr>
          <w:rFonts w:ascii="Times New Roman" w:eastAsia="Times New Roman" w:hAnsi="Times New Roman" w:cs="Times New Roman"/>
          <w:kern w:val="0"/>
          <w14:ligatures w14:val="none"/>
        </w:rPr>
        <w:t>.</w:t>
      </w:r>
    </w:p>
    <w:p w14:paraId="04E6B7D8" w14:textId="4B6A0DCE" w:rsidR="00FA733A" w:rsidRPr="00D90F21" w:rsidRDefault="00FA733A" w:rsidP="00527DB5">
      <w:pPr>
        <w:spacing w:before="100" w:beforeAutospacing="1" w:after="120" w:line="240" w:lineRule="auto"/>
        <w:jc w:val="both"/>
        <w:rPr>
          <w:rFonts w:ascii="Times New Roman" w:eastAsia="Times New Roman" w:hAnsi="Times New Roman" w:cs="Times New Roman"/>
          <w:kern w:val="0"/>
          <w14:ligatures w14:val="none"/>
        </w:rPr>
      </w:pPr>
      <w:r w:rsidRPr="00D90F21">
        <w:rPr>
          <w:rFonts w:ascii="Times New Roman" w:eastAsia="Times New Roman" w:hAnsi="Times New Roman" w:cs="Times New Roman"/>
          <w:kern w:val="0"/>
          <w14:ligatures w14:val="none"/>
        </w:rPr>
        <w:t xml:space="preserve">The </w:t>
      </w:r>
      <w:r w:rsidRPr="00D90F21">
        <w:rPr>
          <w:rFonts w:ascii="Times New Roman" w:eastAsia="Times New Roman" w:hAnsi="Times New Roman" w:cs="Times New Roman"/>
          <w:b/>
          <w:bCs/>
          <w:kern w:val="0"/>
          <w14:ligatures w14:val="none"/>
        </w:rPr>
        <w:t xml:space="preserve">price of consumption </w:t>
      </w:r>
      <w:r w:rsidR="00714A79" w:rsidRPr="00D90F21">
        <w:rPr>
          <w:rFonts w:ascii="Times New Roman" w:eastAsia="Times New Roman" w:hAnsi="Times New Roman" w:cs="Times New Roman"/>
          <w:b/>
          <w:bCs/>
          <w:kern w:val="0"/>
          <w14:ligatures w14:val="none"/>
        </w:rPr>
        <w:t xml:space="preserve">goods </w:t>
      </w:r>
      <w:r w:rsidRPr="00D90F21">
        <w:rPr>
          <w:rFonts w:ascii="Times New Roman" w:eastAsia="Times New Roman" w:hAnsi="Times New Roman" w:cs="Times New Roman"/>
          <w:b/>
          <w:bCs/>
          <w:kern w:val="0"/>
          <w14:ligatures w14:val="none"/>
        </w:rPr>
        <w:t>in Period 2</w:t>
      </w:r>
      <w:r w:rsidRPr="00D90F21">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oMath>
      <w:r w:rsidRPr="00D90F21">
        <w:rPr>
          <w:rFonts w:ascii="Times New Roman" w:eastAsia="Times New Roman" w:hAnsi="Times New Roman" w:cs="Times New Roman"/>
          <w:kern w:val="0"/>
          <w14:ligatures w14:val="none"/>
        </w:rPr>
        <w:t xml:space="preserve">, is </w:t>
      </w:r>
      <w:r w:rsidR="00714A79" w:rsidRPr="00D90F21">
        <w:rPr>
          <w:rFonts w:ascii="Times New Roman" w:eastAsia="Times New Roman" w:hAnsi="Times New Roman" w:cs="Times New Roman"/>
          <w:kern w:val="0"/>
          <w14:ligatures w14:val="none"/>
        </w:rPr>
        <w:t>randomly determined</w:t>
      </w:r>
      <w:r w:rsidRPr="00D90F21">
        <w:rPr>
          <w:rFonts w:ascii="Times New Roman" w:eastAsia="Times New Roman" w:hAnsi="Times New Roman" w:cs="Times New Roman"/>
          <w:kern w:val="0"/>
          <w14:ligatures w14:val="none"/>
        </w:rPr>
        <w:t>. It will be</w:t>
      </w:r>
      <w:r w:rsidR="002355FD" w:rsidRPr="00D90F21">
        <w:rPr>
          <w:rFonts w:ascii="Times New Roman" w:eastAsia="Times New Roman" w:hAnsi="Times New Roman" w:cs="Times New Roman"/>
          <w:kern w:val="0"/>
          <w14:ligatures w14:val="none"/>
        </w:rPr>
        <w:t xml:space="preserve"> either</w:t>
      </w:r>
      <w:r w:rsidRPr="00D90F21">
        <w:rPr>
          <w:rFonts w:ascii="Times New Roman" w:eastAsia="Times New Roman" w:hAnsi="Times New Roman" w:cs="Times New Roman"/>
          <w:kern w:val="0"/>
          <w14:ligatures w14:val="none"/>
        </w:rPr>
        <w:t>:</w:t>
      </w:r>
    </w:p>
    <w:p w14:paraId="48B40CA0" w14:textId="77777777" w:rsidR="002355FD" w:rsidRPr="00D90F21" w:rsidRDefault="00000000" w:rsidP="00527DB5">
      <w:pPr>
        <w:numPr>
          <w:ilvl w:val="1"/>
          <w:numId w:val="1"/>
        </w:numPr>
        <w:spacing w:before="100" w:beforeAutospacing="1" w:after="120"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=0.5</m:t>
        </m:r>
      </m:oMath>
      <w:r w:rsidR="00C3772F" w:rsidRPr="00D90F21">
        <w:rPr>
          <w:rFonts w:ascii="Times New Roman" w:eastAsia="Times New Roman" w:hAnsi="Times New Roman" w:cs="Times New Roman"/>
          <w:kern w:val="0"/>
          <w14:ligatures w14:val="none"/>
        </w:rPr>
        <w:tab/>
      </w:r>
      <w:r w:rsidR="00FA733A" w:rsidRPr="00D90F21">
        <w:rPr>
          <w:rFonts w:ascii="Times New Roman" w:eastAsia="Times New Roman" w:hAnsi="Times New Roman" w:cs="Times New Roman"/>
          <w:kern w:val="0"/>
          <w14:ligatures w14:val="none"/>
        </w:rPr>
        <w:t xml:space="preserve">(50 % lower than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1</m:t>
            </m:r>
          </m:sub>
        </m:sSub>
      </m:oMath>
      <w:r w:rsidR="00FA733A" w:rsidRPr="00D90F21">
        <w:rPr>
          <w:rFonts w:ascii="Times New Roman" w:eastAsia="Times New Roman" w:hAnsi="Times New Roman" w:cs="Times New Roman"/>
          <w:kern w:val="0"/>
          <w14:ligatures w14:val="none"/>
        </w:rPr>
        <w:t>),</w:t>
      </w:r>
      <w:r w:rsidR="002355FD" w:rsidRPr="00D90F21">
        <w:rPr>
          <w:rFonts w:ascii="Times New Roman" w:eastAsia="Times New Roman" w:hAnsi="Times New Roman" w:cs="Times New Roman"/>
          <w:kern w:val="0"/>
          <w14:ligatures w14:val="none"/>
        </w:rPr>
        <w:t xml:space="preserve"> </w:t>
      </w:r>
    </w:p>
    <w:p w14:paraId="2227994F" w14:textId="01161F1B" w:rsidR="00FA733A" w:rsidRPr="00D90F21" w:rsidRDefault="00FA733A" w:rsidP="00527DB5">
      <w:pPr>
        <w:spacing w:before="100" w:beforeAutospacing="1" w:after="120" w:line="240" w:lineRule="auto"/>
        <w:ind w:left="1440"/>
        <w:jc w:val="both"/>
        <w:rPr>
          <w:rFonts w:ascii="Times New Roman" w:eastAsia="Times New Roman" w:hAnsi="Times New Roman" w:cs="Times New Roman"/>
          <w:kern w:val="0"/>
          <w14:ligatures w14:val="none"/>
        </w:rPr>
      </w:pPr>
      <w:r w:rsidRPr="00D90F21">
        <w:rPr>
          <w:rFonts w:ascii="Times New Roman" w:eastAsia="Times New Roman" w:hAnsi="Times New Roman" w:cs="Times New Roman"/>
          <w:kern w:val="0"/>
          <w14:ligatures w14:val="none"/>
        </w:rPr>
        <w:t>or</w:t>
      </w:r>
    </w:p>
    <w:p w14:paraId="64313C3F" w14:textId="3E552A59" w:rsidR="00FA733A" w:rsidRPr="00D90F21" w:rsidRDefault="00000000" w:rsidP="00527DB5">
      <w:pPr>
        <w:numPr>
          <w:ilvl w:val="1"/>
          <w:numId w:val="1"/>
        </w:numPr>
        <w:spacing w:before="100" w:beforeAutospacing="1" w:after="120"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=2</m:t>
        </m:r>
      </m:oMath>
      <w:r w:rsidR="00C3772F" w:rsidRPr="00D90F21">
        <w:rPr>
          <w:rFonts w:ascii="Times New Roman" w:eastAsia="Times New Roman" w:hAnsi="Times New Roman" w:cs="Times New Roman"/>
          <w:kern w:val="0"/>
          <w14:ligatures w14:val="none"/>
        </w:rPr>
        <w:tab/>
      </w:r>
      <w:r w:rsidR="00C3772F" w:rsidRPr="00D90F21">
        <w:rPr>
          <w:rFonts w:ascii="Times New Roman" w:eastAsia="Times New Roman" w:hAnsi="Times New Roman" w:cs="Times New Roman"/>
          <w:kern w:val="0"/>
          <w14:ligatures w14:val="none"/>
        </w:rPr>
        <w:tab/>
      </w:r>
      <w:r w:rsidR="00FA733A" w:rsidRPr="00D90F21">
        <w:rPr>
          <w:rFonts w:ascii="Times New Roman" w:eastAsia="Times New Roman" w:hAnsi="Times New Roman" w:cs="Times New Roman"/>
          <w:kern w:val="0"/>
          <w14:ligatures w14:val="none"/>
        </w:rPr>
        <w:t xml:space="preserve">(100 % higher than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1</m:t>
            </m:r>
          </m:sub>
        </m:sSub>
      </m:oMath>
      <w:r w:rsidR="00FA733A" w:rsidRPr="00D90F21">
        <w:rPr>
          <w:rFonts w:ascii="Times New Roman" w:eastAsia="Times New Roman" w:hAnsi="Times New Roman" w:cs="Times New Roman"/>
          <w:kern w:val="0"/>
          <w14:ligatures w14:val="none"/>
        </w:rPr>
        <w:t>)</w:t>
      </w:r>
      <w:r w:rsidR="002355FD" w:rsidRPr="00D90F21">
        <w:rPr>
          <w:rFonts w:ascii="Times New Roman" w:eastAsia="Times New Roman" w:hAnsi="Times New Roman" w:cs="Times New Roman"/>
          <w:kern w:val="0"/>
          <w14:ligatures w14:val="none"/>
        </w:rPr>
        <w:t>.</w:t>
      </w:r>
    </w:p>
    <w:p w14:paraId="59B8D68A" w14:textId="1F92CC15" w:rsidR="00FA733A" w:rsidRPr="003D497B" w:rsidRDefault="00FA733A" w:rsidP="00527DB5">
      <w:pPr>
        <w:spacing w:before="100" w:beforeAutospacing="1" w:after="120" w:line="240" w:lineRule="auto"/>
        <w:jc w:val="both"/>
        <w:rPr>
          <w:rFonts w:ascii="Times New Roman" w:eastAsia="Times New Roman" w:hAnsi="Times New Roman" w:cs="Times New Roman"/>
          <w:kern w:val="0"/>
          <w14:ligatures w14:val="none"/>
          <w:rPrChange w:id="130" w:author="frank.heinemann" w:date="2025-11-14T15:53:00Z">
            <w:rPr>
              <w:rFonts w:ascii="Times New Roman" w:eastAsia="Times New Roman" w:hAnsi="Times New Roman" w:cs="Times New Roman"/>
              <w:b/>
              <w:bCs/>
              <w:kern w:val="0"/>
              <w14:ligatures w14:val="none"/>
            </w:rPr>
          </w:rPrChange>
        </w:rPr>
      </w:pPr>
      <w:r>
        <w:rPr>
          <w:rFonts w:ascii="Times New Roman" w:eastAsia="Times New Roman" w:hAnsi="Times New Roman" w:cs="Times New Roman"/>
          <w:kern w:val="0"/>
          <w14:ligatures w14:val="none"/>
        </w:rPr>
        <w:t xml:space="preserve">The two possible price levels for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oMath>
      <w:r>
        <w:rPr>
          <w:rFonts w:ascii="Times New Roman" w:eastAsia="Times New Roman" w:hAnsi="Times New Roman" w:cs="Times New Roman"/>
          <w:kern w:val="0"/>
          <w14:ligatures w14:val="none"/>
        </w:rPr>
        <w:t xml:space="preserve"> </w:t>
      </w:r>
      <w:r w:rsidRPr="003D497B">
        <w:rPr>
          <w:rFonts w:ascii="Times New Roman" w:eastAsia="Times New Roman" w:hAnsi="Times New Roman" w:cs="Times New Roman"/>
          <w:kern w:val="0"/>
          <w14:ligatures w14:val="none"/>
          <w:rPrChange w:id="131" w:author="frank.heinemann" w:date="2025-11-14T15:53:00Z">
            <w:rPr>
              <w:rFonts w:ascii="Times New Roman" w:eastAsia="Times New Roman" w:hAnsi="Times New Roman" w:cs="Times New Roman"/>
              <w:b/>
              <w:bCs/>
              <w:kern w:val="0"/>
              <w14:ligatures w14:val="none"/>
            </w:rPr>
          </w:rPrChange>
        </w:rPr>
        <w:t>have an equal probability (50% chance).</w:t>
      </w:r>
    </w:p>
    <w:p w14:paraId="5BEEB814" w14:textId="52DF541F" w:rsidR="008E24FC" w:rsidRDefault="0042316B" w:rsidP="00527DB5">
      <w:pPr>
        <w:spacing w:before="100" w:beforeAutospacing="1" w:after="120" w:line="240" w:lineRule="auto"/>
        <w:jc w:val="both"/>
        <w:rPr>
          <w:rFonts w:ascii="Times New Roman" w:eastAsia="Times New Roman" w:hAnsi="Times New Roman" w:cs="Times New Roman"/>
          <w:b/>
          <w:bCs/>
          <w:kern w:val="0"/>
          <w14:ligatures w14:val="none"/>
        </w:rPr>
      </w:pPr>
      <w:ins w:id="132" w:author="Muhammed Bulutay" w:date="2025-11-13T16:50:00Z">
        <w:r>
          <w:rPr>
            <w:rFonts w:ascii="Times New Roman" w:eastAsia="Times New Roman" w:hAnsi="Times New Roman" w:cs="Times New Roman"/>
            <w:b/>
            <w:bCs/>
            <w:kern w:val="0"/>
            <w14:ligatures w14:val="none"/>
          </w:rPr>
          <w:t xml:space="preserve">Consumption </w:t>
        </w:r>
      </w:ins>
      <w:del w:id="133" w:author="Muhammed Bulutay" w:date="2025-11-13T16:50:00Z">
        <w:r w:rsidR="00C3772F" w:rsidDel="0042316B">
          <w:rPr>
            <w:rFonts w:ascii="Times New Roman" w:eastAsia="Times New Roman" w:hAnsi="Times New Roman" w:cs="Times New Roman"/>
            <w:b/>
            <w:bCs/>
            <w:kern w:val="0"/>
            <w14:ligatures w14:val="none"/>
          </w:rPr>
          <w:delText>P</w:delText>
        </w:r>
      </w:del>
      <w:ins w:id="134" w:author="Muhammed Bulutay" w:date="2025-11-13T16:50:00Z">
        <w:r>
          <w:rPr>
            <w:rFonts w:ascii="Times New Roman" w:eastAsia="Times New Roman" w:hAnsi="Times New Roman" w:cs="Times New Roman"/>
            <w:b/>
            <w:bCs/>
            <w:kern w:val="0"/>
            <w14:ligatures w14:val="none"/>
          </w:rPr>
          <w:t>p</w:t>
        </w:r>
      </w:ins>
      <w:r w:rsidR="00C3772F">
        <w:rPr>
          <w:rFonts w:ascii="Times New Roman" w:eastAsia="Times New Roman" w:hAnsi="Times New Roman" w:cs="Times New Roman"/>
          <w:b/>
          <w:bCs/>
          <w:kern w:val="0"/>
          <w14:ligatures w14:val="none"/>
        </w:rPr>
        <w:t>ayoff</w:t>
      </w:r>
      <w:del w:id="135" w:author="Muhammed Bulutay" w:date="2025-11-13T16:50:00Z">
        <w:r w:rsidR="00C3772F" w:rsidDel="0042316B">
          <w:rPr>
            <w:rFonts w:ascii="Times New Roman" w:eastAsia="Times New Roman" w:hAnsi="Times New Roman" w:cs="Times New Roman"/>
            <w:b/>
            <w:bCs/>
            <w:kern w:val="0"/>
            <w14:ligatures w14:val="none"/>
          </w:rPr>
          <w:delText xml:space="preserve"> points</w:delText>
        </w:r>
      </w:del>
      <w:r w:rsidR="008E24FC">
        <w:rPr>
          <w:rFonts w:ascii="Times New Roman" w:eastAsia="Times New Roman" w:hAnsi="Times New Roman" w:cs="Times New Roman"/>
          <w:b/>
          <w:bCs/>
          <w:kern w:val="0"/>
          <w14:ligatures w14:val="none"/>
        </w:rPr>
        <w:t>:</w:t>
      </w:r>
    </w:p>
    <w:p w14:paraId="1A6C7723" w14:textId="0042DDCC" w:rsidR="00C3772F" w:rsidDel="006D06A9" w:rsidRDefault="00C3772F" w:rsidP="00527DB5">
      <w:pPr>
        <w:spacing w:before="100" w:beforeAutospacing="1" w:after="120" w:line="240" w:lineRule="auto"/>
        <w:jc w:val="both"/>
        <w:rPr>
          <w:del w:id="136" w:author="Muhammed Bulutay" w:date="2025-11-13T14:53:00Z"/>
          <w:rFonts w:ascii="Times New Roman" w:eastAsia="Times New Roman" w:hAnsi="Times New Roman" w:cs="Times New Roman"/>
          <w:kern w:val="0"/>
          <w14:ligatures w14:val="none"/>
        </w:rPr>
      </w:pPr>
      <w:del w:id="137" w:author="Muhammed Bulutay" w:date="2025-11-13T14:53:00Z">
        <w:r w:rsidDel="006D06A9">
          <w:rPr>
            <w:rFonts w:ascii="Times New Roman" w:eastAsia="Times New Roman" w:hAnsi="Times New Roman" w:cs="Times New Roman"/>
            <w:kern w:val="0"/>
            <w14:ligatures w14:val="none"/>
          </w:rPr>
          <w:delText xml:space="preserve">At the end of the experiment, one round of each part will be randomly selected for your monetary payoff. </w:delText>
        </w:r>
      </w:del>
    </w:p>
    <w:p w14:paraId="1E20A5F9" w14:textId="386FD349" w:rsidR="006D06A9" w:rsidRPr="003512BA" w:rsidRDefault="008E24FC" w:rsidP="00527DB5">
      <w:pPr>
        <w:spacing w:before="100" w:beforeAutospacing="1" w:after="120" w:line="240" w:lineRule="auto"/>
        <w:jc w:val="both"/>
        <w:rPr>
          <w:ins w:id="138" w:author="Muhammed Bulutay" w:date="2025-11-13T15:06:00Z"/>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Your </w:t>
      </w:r>
      <w:ins w:id="139" w:author="Muhammed Bulutay" w:date="2025-11-13T16:50:00Z">
        <w:r w:rsidR="0042316B">
          <w:rPr>
            <w:rFonts w:ascii="Times New Roman" w:eastAsia="Times New Roman" w:hAnsi="Times New Roman" w:cs="Times New Roman"/>
            <w:kern w:val="0"/>
            <w14:ligatures w14:val="none"/>
          </w:rPr>
          <w:t>c</w:t>
        </w:r>
      </w:ins>
      <w:ins w:id="140" w:author="Muhammed Bulutay" w:date="2025-11-13T16:51:00Z">
        <w:r w:rsidR="0042316B">
          <w:rPr>
            <w:rFonts w:ascii="Times New Roman" w:eastAsia="Times New Roman" w:hAnsi="Times New Roman" w:cs="Times New Roman"/>
            <w:kern w:val="0"/>
            <w14:ligatures w14:val="none"/>
          </w:rPr>
          <w:t xml:space="preserve">onsumption </w:t>
        </w:r>
      </w:ins>
      <w:r w:rsidR="00C3772F">
        <w:rPr>
          <w:rFonts w:ascii="Times New Roman" w:eastAsia="Times New Roman" w:hAnsi="Times New Roman" w:cs="Times New Roman"/>
          <w:kern w:val="0"/>
          <w14:ligatures w14:val="none"/>
        </w:rPr>
        <w:t>payoff</w:t>
      </w:r>
      <w:r>
        <w:rPr>
          <w:rFonts w:ascii="Times New Roman" w:eastAsia="Times New Roman" w:hAnsi="Times New Roman" w:cs="Times New Roman"/>
          <w:kern w:val="0"/>
          <w14:ligatures w14:val="none"/>
        </w:rPr>
        <w:t xml:space="preserve"> points earned each round are </w:t>
      </w:r>
      <w:del w:id="141" w:author="Muhammed Bulutay" w:date="2025-11-13T17:15:00Z">
        <w:r w:rsidDel="005269C8">
          <w:rPr>
            <w:rFonts w:ascii="Times New Roman" w:eastAsia="Times New Roman" w:hAnsi="Times New Roman" w:cs="Times New Roman"/>
            <w:kern w:val="0"/>
            <w14:ligatures w14:val="none"/>
          </w:rPr>
          <w:delText xml:space="preserve">given </w:delText>
        </w:r>
      </w:del>
      <w:ins w:id="142" w:author="Muhammed Bulutay" w:date="2025-11-13T17:15:00Z">
        <w:r w:rsidR="005269C8">
          <w:rPr>
            <w:rFonts w:ascii="Times New Roman" w:eastAsia="Times New Roman" w:hAnsi="Times New Roman" w:cs="Times New Roman"/>
            <w:kern w:val="0"/>
            <w14:ligatures w14:val="none"/>
          </w:rPr>
          <w:t>calcu</w:t>
        </w:r>
      </w:ins>
      <w:ins w:id="143" w:author="Muhammed Bulutay" w:date="2025-11-13T17:16:00Z">
        <w:r w:rsidR="005269C8">
          <w:rPr>
            <w:rFonts w:ascii="Times New Roman" w:eastAsia="Times New Roman" w:hAnsi="Times New Roman" w:cs="Times New Roman"/>
            <w:kern w:val="0"/>
            <w14:ligatures w14:val="none"/>
          </w:rPr>
          <w:t>lated with</w:t>
        </w:r>
      </w:ins>
      <w:del w:id="144" w:author="Muhammed Bulutay" w:date="2025-11-13T17:16:00Z">
        <w:r w:rsidDel="005269C8">
          <w:rPr>
            <w:rFonts w:ascii="Times New Roman" w:eastAsia="Times New Roman" w:hAnsi="Times New Roman" w:cs="Times New Roman"/>
            <w:kern w:val="0"/>
            <w14:ligatures w14:val="none"/>
          </w:rPr>
          <w:delText>by</w:delText>
        </w:r>
      </w:del>
      <w:r>
        <w:rPr>
          <w:rFonts w:ascii="Times New Roman" w:eastAsia="Times New Roman" w:hAnsi="Times New Roman" w:cs="Times New Roman"/>
          <w:kern w:val="0"/>
          <w14:ligatures w14:val="none"/>
        </w:rPr>
        <w:t xml:space="preserve"> </w:t>
      </w:r>
    </w:p>
    <w:p w14:paraId="2899D5A5" w14:textId="63FBDBB5" w:rsidR="00714A79" w:rsidDel="006D06A9" w:rsidRDefault="005269C8">
      <w:pPr>
        <w:spacing w:before="100" w:beforeAutospacing="1" w:after="120" w:line="240" w:lineRule="auto"/>
        <w:jc w:val="center"/>
        <w:rPr>
          <w:del w:id="145" w:author="Muhammed Bulutay" w:date="2025-11-13T14:55:00Z"/>
          <w:rFonts w:ascii="Times New Roman" w:eastAsia="Times New Roman" w:hAnsi="Times New Roman" w:cs="Times New Roman"/>
          <w:kern w:val="0"/>
          <w14:ligatures w14:val="none"/>
        </w:rPr>
        <w:pPrChange w:id="146" w:author="Muhammed Bulutay" w:date="2025-11-13T15:26:00Z">
          <w:pPr>
            <w:spacing w:before="100" w:beforeAutospacing="1" w:after="120" w:line="300" w:lineRule="atLeast"/>
            <w:jc w:val="both"/>
          </w:pPr>
        </w:pPrChange>
      </w:pPr>
      <m:oMath>
        <m:r>
          <w:ins w:id="147" w:author="Muhammed Bulutay" w:date="2025-11-13T17:16:00Z">
            <w:rPr>
              <w:rFonts w:ascii="Cambria Math" w:eastAsia="Times New Roman" w:hAnsi="Cambria Math" w:cs="Times New Roman"/>
              <w:kern w:val="0"/>
              <w14:ligatures w14:val="none"/>
            </w:rPr>
            <m:t xml:space="preserve">"Consumption </m:t>
          </w:ins>
        </m:r>
        <m:r>
          <w:ins w:id="148" w:author="Muhammed Bulutay" w:date="2025-11-13T15:06:00Z">
            <w:rPr>
              <w:rFonts w:ascii="Cambria Math" w:eastAsia="Times New Roman" w:hAnsi="Cambria Math" w:cs="Times New Roman"/>
              <w:kern w:val="0"/>
              <w14:ligatures w14:val="none"/>
            </w:rPr>
            <m:t>Payoff</m:t>
          </w:ins>
        </m:r>
        <m:r>
          <w:ins w:id="149" w:author="Muhammed Bulutay" w:date="2025-11-13T17:16:00Z">
            <w:rPr>
              <w:rFonts w:ascii="Cambria Math" w:eastAsia="Times New Roman" w:hAnsi="Cambria Math" w:cs="Times New Roman"/>
              <w:kern w:val="0"/>
              <w14:ligatures w14:val="none"/>
            </w:rPr>
            <m:t>"</m:t>
          </w:ins>
        </m:r>
        <m:r>
          <w:ins w:id="150" w:author="Muhammed Bulutay" w:date="2025-11-13T15:06:00Z">
            <w:rPr>
              <w:rFonts w:ascii="Cambria Math" w:eastAsia="Times New Roman" w:hAnsi="Cambria Math" w:cs="Times New Roman"/>
              <w:kern w:val="0"/>
              <w14:ligatures w14:val="none"/>
            </w:rPr>
            <m:t xml:space="preserve"> = </m:t>
          </w:ins>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r>
          <w:del w:id="151" w:author="Muhammed Bulutay" w:date="2025-11-13T14:53:00Z">
            <w:rPr>
              <w:rFonts w:ascii="Cambria Math" w:eastAsia="Times New Roman" w:hAnsi="Cambria Math" w:cs="Times New Roman"/>
              <w:kern w:val="0"/>
              <w14:ligatures w14:val="none"/>
            </w:rPr>
            <m:t>*</m:t>
          </w:del>
        </m:r>
        <m:r>
          <w:ins w:id="152" w:author="Muhammed Bulutay" w:date="2025-11-13T14:53:00Z">
            <w:rPr>
              <w:rFonts w:ascii="Cambria Math" w:eastAsia="Times New Roman" w:hAnsi="Cambria Math" w:cs="Times New Roman"/>
              <w:kern w:val="0"/>
              <w14:ligatures w14:val="none"/>
            </w:rPr>
            <m:t>×</m:t>
          </w:ins>
        </m:r>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2</m:t>
            </m:r>
          </m:sub>
        </m:sSub>
      </m:oMath>
      <w:del w:id="153" w:author="Muhammed Bulutay" w:date="2025-11-13T15:23:00Z">
        <w:r w:rsidR="008E24FC" w:rsidDel="00E01505">
          <w:rPr>
            <w:rFonts w:ascii="Times New Roman" w:eastAsia="Times New Roman" w:hAnsi="Times New Roman" w:cs="Times New Roman"/>
            <w:kern w:val="0"/>
            <w14:ligatures w14:val="none"/>
          </w:rPr>
          <w:delText>.</w:delText>
        </w:r>
      </w:del>
    </w:p>
    <w:p w14:paraId="6020C7E3" w14:textId="77777777" w:rsidR="006D06A9" w:rsidRDefault="006D06A9">
      <w:pPr>
        <w:spacing w:before="100" w:beforeAutospacing="1" w:after="120" w:line="240" w:lineRule="auto"/>
        <w:jc w:val="center"/>
        <w:rPr>
          <w:ins w:id="154" w:author="Muhammed Bulutay" w:date="2025-11-13T14:56:00Z"/>
          <w:rFonts w:ascii="Times New Roman" w:eastAsia="Times New Roman" w:hAnsi="Times New Roman" w:cs="Times New Roman"/>
          <w:kern w:val="0"/>
          <w14:ligatures w14:val="none"/>
        </w:rPr>
        <w:pPrChange w:id="155" w:author="Muhammed Bulutay" w:date="2025-11-13T15:26:00Z">
          <w:pPr>
            <w:spacing w:before="100" w:beforeAutospacing="1" w:after="120" w:line="300" w:lineRule="atLeast"/>
            <w:jc w:val="both"/>
          </w:pPr>
        </w:pPrChange>
      </w:pPr>
    </w:p>
    <w:p w14:paraId="51835787" w14:textId="451883B4" w:rsidR="005269C8" w:rsidRDefault="00FD4940" w:rsidP="00E01505">
      <w:pPr>
        <w:spacing w:before="100" w:beforeAutospacing="1" w:after="120" w:line="240" w:lineRule="auto"/>
        <w:jc w:val="both"/>
        <w:rPr>
          <w:ins w:id="156" w:author="Muhammed Bulutay" w:date="2025-11-13T17:18:00Z"/>
          <w:rFonts w:ascii="Times New Roman" w:eastAsia="Times New Roman" w:hAnsi="Times New Roman" w:cs="Times New Roman"/>
          <w:kern w:val="0"/>
          <w14:ligatures w14:val="none"/>
        </w:rPr>
      </w:pPr>
      <w:commentRangeStart w:id="157"/>
      <w:commentRangeStart w:id="158"/>
      <w:r>
        <w:rPr>
          <w:rFonts w:ascii="Times New Roman" w:eastAsia="Times New Roman" w:hAnsi="Times New Roman" w:cs="Times New Roman"/>
          <w:kern w:val="0"/>
          <w14:ligatures w14:val="none"/>
        </w:rPr>
        <w:t xml:space="preserve">You will be given tables </w:t>
      </w:r>
      <w:commentRangeEnd w:id="157"/>
      <w:r w:rsidR="002C6654">
        <w:rPr>
          <w:rStyle w:val="Kommentarzeichen"/>
        </w:rPr>
        <w:commentReference w:id="157"/>
      </w:r>
      <w:commentRangeEnd w:id="158"/>
      <w:r w:rsidR="00771A18">
        <w:rPr>
          <w:rStyle w:val="Kommentarzeichen"/>
        </w:rPr>
        <w:commentReference w:id="158"/>
      </w:r>
      <w:r>
        <w:rPr>
          <w:rFonts w:ascii="Times New Roman" w:eastAsia="Times New Roman" w:hAnsi="Times New Roman" w:cs="Times New Roman"/>
          <w:kern w:val="0"/>
          <w14:ligatures w14:val="none"/>
        </w:rPr>
        <w:t xml:space="preserve">showing the possible </w:t>
      </w:r>
      <w:r w:rsidR="00C3772F">
        <w:rPr>
          <w:rFonts w:ascii="Times New Roman" w:eastAsia="Times New Roman" w:hAnsi="Times New Roman" w:cs="Times New Roman"/>
          <w:kern w:val="0"/>
          <w14:ligatures w14:val="none"/>
        </w:rPr>
        <w:t>payoff</w:t>
      </w:r>
      <w:r>
        <w:rPr>
          <w:rFonts w:ascii="Times New Roman" w:eastAsia="Times New Roman" w:hAnsi="Times New Roman" w:cs="Times New Roman"/>
          <w:kern w:val="0"/>
          <w14:ligatures w14:val="none"/>
        </w:rPr>
        <w:t xml:space="preserve"> </w:t>
      </w:r>
      <w:r w:rsidR="00490F58">
        <w:rPr>
          <w:rFonts w:ascii="Times New Roman" w:eastAsia="Times New Roman" w:hAnsi="Times New Roman" w:cs="Times New Roman"/>
          <w:kern w:val="0"/>
          <w14:ligatures w14:val="none"/>
        </w:rPr>
        <w:t>points you</w:t>
      </w:r>
      <w:r>
        <w:rPr>
          <w:rFonts w:ascii="Times New Roman" w:eastAsia="Times New Roman" w:hAnsi="Times New Roman" w:cs="Times New Roman"/>
          <w:kern w:val="0"/>
          <w14:ligatures w14:val="none"/>
        </w:rPr>
        <w:t xml:space="preserve"> can earn for various</w:t>
      </w:r>
      <w:r w:rsidR="003A1BE4">
        <w:rPr>
          <w:rFonts w:ascii="Times New Roman" w:eastAsia="Times New Roman" w:hAnsi="Times New Roman" w:cs="Times New Roman"/>
          <w:kern w:val="0"/>
          <w14:ligatures w14:val="none"/>
        </w:rPr>
        <w:t xml:space="preserve"> </w:t>
      </w:r>
      <w:r w:rsidR="003A1BE4" w:rsidRPr="00623EC3">
        <w:rPr>
          <w:rFonts w:ascii="Times New Roman" w:eastAsia="Times New Roman" w:hAnsi="Times New Roman" w:cs="Times New Roman"/>
          <w:kern w:val="0"/>
          <w14:ligatures w14:val="none"/>
        </w:rPr>
        <w:t>integer</w:t>
      </w:r>
      <w:r>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oMath>
      <w:r w:rsidR="00A80BB1">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choices, depending on the </w:t>
      </w:r>
      <w:r w:rsidR="00C3772F">
        <w:rPr>
          <w:rFonts w:ascii="Times New Roman" w:eastAsia="Times New Roman" w:hAnsi="Times New Roman" w:cs="Times New Roman"/>
          <w:kern w:val="0"/>
          <w14:ligatures w14:val="none"/>
        </w:rPr>
        <w:t>endowment</w:t>
      </w:r>
      <w:r>
        <w:rPr>
          <w:rFonts w:ascii="Times New Roman" w:eastAsia="Times New Roman" w:hAnsi="Times New Roman" w:cs="Times New Roman"/>
          <w:kern w:val="0"/>
          <w14:ligatures w14:val="none"/>
        </w:rPr>
        <w:t xml:space="preserve"> profile you receive </w:t>
      </w:r>
      <w:del w:id="159" w:author="Muhammed Bulutay" w:date="2025-11-13T15:07:00Z">
        <w:r w:rsidDel="00761AC7">
          <w:rPr>
            <w:rFonts w:ascii="Times New Roman" w:eastAsia="Times New Roman" w:hAnsi="Times New Roman" w:cs="Times New Roman"/>
            <w:kern w:val="0"/>
            <w14:ligatures w14:val="none"/>
          </w:rPr>
          <w:delText xml:space="preserve">(15, 5) or (5,15) </w:delText>
        </w:r>
      </w:del>
      <w:r>
        <w:rPr>
          <w:rFonts w:ascii="Times New Roman" w:eastAsia="Times New Roman" w:hAnsi="Times New Roman" w:cs="Times New Roman"/>
          <w:kern w:val="0"/>
          <w14:ligatures w14:val="none"/>
        </w:rPr>
        <w:t>and on the period 2 price</w:t>
      </w:r>
      <w:r w:rsidR="00C3772F">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oMath>
      <w:r w:rsidR="00761AC7">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
    <w:p w14:paraId="7C3B6FEB" w14:textId="0D56AEFA" w:rsidR="003A1BE4" w:rsidRDefault="00761AC7" w:rsidP="005269C8">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w:t>
      </w:r>
      <w:r w:rsidR="003A1BE4" w:rsidRPr="005269C8">
        <w:rPr>
          <w:rFonts w:ascii="Times New Roman" w:eastAsia="Times New Roman" w:hAnsi="Times New Roman" w:cs="Times New Roman"/>
          <w:kern w:val="0"/>
          <w14:ligatures w14:val="none"/>
        </w:rPr>
        <w:t xml:space="preserve">ou can also insert </w:t>
      </w:r>
      <w:r w:rsidR="00F06261" w:rsidRPr="005269C8">
        <w:rPr>
          <w:rFonts w:ascii="Times New Roman" w:eastAsia="Times New Roman" w:hAnsi="Times New Roman" w:cs="Times New Roman"/>
          <w:kern w:val="0"/>
          <w14:ligatures w14:val="none"/>
        </w:rPr>
        <w:t>numbers with up to one decimal in the box below the table. The associated payoff points will be shown to you in the same line.</w:t>
      </w:r>
    </w:p>
    <w:p w14:paraId="6E676BC0" w14:textId="0A2B5AB0" w:rsidR="00C3772F" w:rsidRDefault="00C3772F" w:rsidP="005269C8">
      <w:pPr>
        <w:spacing w:before="100" w:beforeAutospacing="1" w:after="120" w:line="240" w:lineRule="auto"/>
        <w:jc w:val="both"/>
        <w:rPr>
          <w:ins w:id="160" w:author="Muhammed Bulutay" w:date="2025-11-13T15:19:00Z"/>
          <w:rFonts w:ascii="Times New Roman" w:eastAsia="Times New Roman" w:hAnsi="Times New Roman" w:cs="Times New Roman"/>
          <w:b/>
          <w:bCs/>
          <w:kern w:val="0"/>
          <w14:ligatures w14:val="none"/>
        </w:rPr>
      </w:pPr>
      <w:r w:rsidRPr="00C3772F">
        <w:rPr>
          <w:rFonts w:ascii="Times New Roman" w:eastAsia="Times New Roman" w:hAnsi="Times New Roman" w:cs="Times New Roman"/>
          <w:b/>
          <w:bCs/>
          <w:kern w:val="0"/>
          <w14:ligatures w14:val="none"/>
        </w:rPr>
        <w:t>Saving and Borrowing</w:t>
      </w:r>
      <w:r>
        <w:rPr>
          <w:rFonts w:ascii="Times New Roman" w:eastAsia="Times New Roman" w:hAnsi="Times New Roman" w:cs="Times New Roman"/>
          <w:b/>
          <w:bCs/>
          <w:kern w:val="0"/>
          <w14:ligatures w14:val="none"/>
        </w:rPr>
        <w:t>:</w:t>
      </w:r>
    </w:p>
    <w:p w14:paraId="6831E9F6" w14:textId="0764A060" w:rsidR="00E01505" w:rsidRPr="00D90F21" w:rsidDel="00E01505" w:rsidRDefault="00E01505" w:rsidP="005269C8">
      <w:pPr>
        <w:spacing w:before="100" w:beforeAutospacing="1" w:after="120" w:line="240" w:lineRule="auto"/>
        <w:jc w:val="both"/>
        <w:rPr>
          <w:del w:id="161" w:author="Muhammed Bulutay" w:date="2025-11-13T15:20:00Z"/>
          <w:moveTo w:id="162" w:author="Muhammed Bulutay" w:date="2025-11-13T15:19:00Z"/>
          <w:rFonts w:ascii="Times New Roman" w:eastAsia="Times New Roman" w:hAnsi="Times New Roman" w:cs="Times New Roman"/>
          <w:kern w:val="0"/>
          <w14:ligatures w14:val="none"/>
        </w:rPr>
      </w:pPr>
      <w:moveToRangeStart w:id="163" w:author="Muhammed Bulutay" w:date="2025-11-13T15:19:00Z" w:name="move213939587"/>
      <w:moveTo w:id="164" w:author="Muhammed Bulutay" w:date="2025-11-13T15:19:00Z">
        <w:del w:id="165" w:author="Muhammed Bulutay" w:date="2025-11-13T15:21:00Z">
          <w:r w:rsidDel="00E01505">
            <w:rPr>
              <w:rFonts w:ascii="Times New Roman" w:eastAsia="Times New Roman" w:hAnsi="Times New Roman" w:cs="Times New Roman"/>
              <w:kern w:val="0"/>
              <w14:ligatures w14:val="none"/>
            </w:rPr>
            <w:delText>Goods are not storable across the two periods, but y</w:delText>
          </w:r>
        </w:del>
      </w:moveTo>
      <w:ins w:id="166" w:author="Muhammed Bulutay" w:date="2025-11-13T15:21:00Z">
        <w:r>
          <w:rPr>
            <w:rFonts w:ascii="Times New Roman" w:eastAsia="Times New Roman" w:hAnsi="Times New Roman" w:cs="Times New Roman"/>
            <w:kern w:val="0"/>
            <w14:ligatures w14:val="none"/>
          </w:rPr>
          <w:t>Y</w:t>
        </w:r>
      </w:ins>
      <w:moveTo w:id="167" w:author="Muhammed Bulutay" w:date="2025-11-13T15:19:00Z">
        <w:r>
          <w:rPr>
            <w:rFonts w:ascii="Times New Roman" w:eastAsia="Times New Roman" w:hAnsi="Times New Roman" w:cs="Times New Roman"/>
            <w:kern w:val="0"/>
            <w14:ligatures w14:val="none"/>
          </w:rPr>
          <w:t xml:space="preserve">ou can save or borrow using </w:t>
        </w:r>
        <w:r w:rsidRPr="00D90F21">
          <w:rPr>
            <w:rFonts w:ascii="Times New Roman" w:eastAsia="Times New Roman" w:hAnsi="Times New Roman" w:cs="Times New Roman"/>
            <w:kern w:val="0"/>
            <w14:ligatures w14:val="none"/>
          </w:rPr>
          <w:t xml:space="preserve">money. </w:t>
        </w:r>
        <w:del w:id="168" w:author="Muhammed Bulutay" w:date="2025-11-13T15:20:00Z">
          <w:r w:rsidRPr="00D90F21" w:rsidDel="00E01505">
            <w:rPr>
              <w:rFonts w:ascii="Times New Roman" w:eastAsia="Times New Roman" w:hAnsi="Times New Roman" w:cs="Times New Roman"/>
              <w:kern w:val="0"/>
              <w14:ligatures w14:val="none"/>
            </w:rPr>
            <w:delText>There is no interest earned on saving, nor is there any interest charged on borrowing.</w:delText>
          </w:r>
        </w:del>
      </w:moveTo>
    </w:p>
    <w:moveToRangeEnd w:id="163"/>
    <w:p w14:paraId="3C42C2A4" w14:textId="5DE98125" w:rsidR="00E01505" w:rsidRPr="00C3772F" w:rsidDel="00E01505" w:rsidRDefault="00E01505" w:rsidP="005269C8">
      <w:pPr>
        <w:spacing w:before="100" w:beforeAutospacing="1" w:after="120" w:line="240" w:lineRule="auto"/>
        <w:jc w:val="both"/>
        <w:rPr>
          <w:del w:id="169" w:author="Muhammed Bulutay" w:date="2025-11-13T15:19:00Z"/>
          <w:rFonts w:ascii="Times New Roman" w:eastAsia="Times New Roman" w:hAnsi="Times New Roman" w:cs="Times New Roman"/>
          <w:b/>
          <w:bCs/>
          <w:kern w:val="0"/>
          <w14:ligatures w14:val="none"/>
        </w:rPr>
      </w:pPr>
    </w:p>
    <w:p w14:paraId="094384C6" w14:textId="1D072592" w:rsidR="00C3772F" w:rsidRDefault="00C3772F" w:rsidP="005269C8">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Your </w:t>
      </w:r>
      <w:r w:rsidR="00A80BB1">
        <w:rPr>
          <w:rFonts w:ascii="Times New Roman" w:eastAsia="Times New Roman" w:hAnsi="Times New Roman" w:cs="Times New Roman"/>
          <w:kern w:val="0"/>
          <w14:ligatures w14:val="none"/>
        </w:rPr>
        <w:t xml:space="preserve">Period 1 </w:t>
      </w:r>
      <w:r>
        <w:rPr>
          <w:rFonts w:ascii="Times New Roman" w:eastAsia="Times New Roman" w:hAnsi="Times New Roman" w:cs="Times New Roman"/>
          <w:kern w:val="0"/>
          <w14:ligatures w14:val="none"/>
        </w:rPr>
        <w:t xml:space="preserve">saving </w:t>
      </w:r>
      <w:r w:rsidR="00A80BB1">
        <w:rPr>
          <w:rFonts w:ascii="Times New Roman" w:eastAsia="Times New Roman" w:hAnsi="Times New Roman" w:cs="Times New Roman"/>
          <w:kern w:val="0"/>
          <w14:ligatures w14:val="none"/>
        </w:rPr>
        <w:t xml:space="preserve">or borrowing is determined by how your consumption choice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oMath>
      <w:r w:rsidR="00A80BB1">
        <w:rPr>
          <w:rFonts w:ascii="Times New Roman" w:eastAsia="Times New Roman" w:hAnsi="Times New Roman" w:cs="Times New Roman"/>
          <w:kern w:val="0"/>
          <w14:ligatures w14:val="none"/>
        </w:rPr>
        <w:t xml:space="preserve"> compares to your Period 1 endowment </w:t>
      </w:r>
      <m:oMath>
        <m:sSub>
          <m:sSubPr>
            <m:ctrlPr>
              <w:rPr>
                <w:rFonts w:ascii="Cambria Math" w:eastAsia="Times New Roman" w:hAnsi="Cambria Math" w:cs="Times New Roman"/>
                <w:i/>
                <w:kern w:val="0"/>
                <w14:ligatures w14:val="none"/>
              </w:rPr>
            </m:ctrlPr>
          </m:sSubPr>
          <m:e>
            <m:r>
              <w:del w:id="170" w:author="Muhammed Bulutay" w:date="2025-11-13T15:20:00Z">
                <w:rPr>
                  <w:rFonts w:ascii="Cambria Math" w:eastAsia="Times New Roman" w:hAnsi="Cambria Math" w:cs="Times New Roman"/>
                  <w:kern w:val="0"/>
                  <w14:ligatures w14:val="none"/>
                </w:rPr>
                <m:t>Y</m:t>
              </w:del>
            </m:r>
            <m:r>
              <w:ins w:id="171" w:author="Muhammed Bulutay" w:date="2025-11-13T15:20:00Z">
                <w:rPr>
                  <w:rFonts w:ascii="Cambria Math" w:eastAsia="Times New Roman" w:hAnsi="Cambria Math" w:cs="Times New Roman"/>
                  <w:kern w:val="0"/>
                  <w14:ligatures w14:val="none"/>
                </w:rPr>
                <m:t>E</m:t>
              </w:ins>
            </m:r>
          </m:e>
          <m:sub>
            <m:r>
              <w:rPr>
                <w:rFonts w:ascii="Cambria Math" w:eastAsia="Times New Roman" w:hAnsi="Cambria Math" w:cs="Times New Roman"/>
                <w:kern w:val="0"/>
                <w14:ligatures w14:val="none"/>
              </w:rPr>
              <m:t>1</m:t>
            </m:r>
          </m:sub>
        </m:sSub>
      </m:oMath>
      <w:r w:rsidR="00A80BB1">
        <w:rPr>
          <w:rFonts w:ascii="Times New Roman" w:eastAsia="Times New Roman" w:hAnsi="Times New Roman" w:cs="Times New Roman"/>
          <w:kern w:val="0"/>
          <w14:ligatures w14:val="none"/>
        </w:rPr>
        <w:t xml:space="preserve">. </w:t>
      </w:r>
    </w:p>
    <w:p w14:paraId="24E31B92" w14:textId="6845A4E8" w:rsidR="00A80BB1" w:rsidRPr="00D70AD9" w:rsidDel="00E01505" w:rsidRDefault="00A80BB1">
      <w:pPr>
        <w:pStyle w:val="Listenabsatz"/>
        <w:numPr>
          <w:ilvl w:val="0"/>
          <w:numId w:val="7"/>
        </w:numPr>
        <w:spacing w:before="100" w:beforeAutospacing="1" w:after="120" w:line="240" w:lineRule="auto"/>
        <w:jc w:val="both"/>
        <w:rPr>
          <w:del w:id="172" w:author="Muhammed Bulutay" w:date="2025-11-13T15:26:00Z"/>
          <w:rFonts w:ascii="Times New Roman" w:eastAsia="Times New Roman" w:hAnsi="Times New Roman" w:cs="Times New Roman"/>
          <w:kern w:val="0"/>
          <w14:ligatures w14:val="none"/>
          <w:rPrChange w:id="173" w:author="Muhammed Bulutay" w:date="2025-11-13T16:14:00Z">
            <w:rPr>
              <w:del w:id="174" w:author="Muhammed Bulutay" w:date="2025-11-13T15:26:00Z"/>
            </w:rPr>
          </w:rPrChange>
        </w:rPr>
        <w:pPrChange w:id="175" w:author="Muhammed Bulutay" w:date="2025-11-13T15:26:00Z">
          <w:pPr>
            <w:spacing w:before="100" w:beforeAutospacing="1" w:after="120" w:line="300" w:lineRule="atLeast"/>
            <w:jc w:val="both"/>
          </w:pPr>
        </w:pPrChange>
      </w:pPr>
      <w:r w:rsidRPr="00D70AD9">
        <w:rPr>
          <w:rFonts w:ascii="Times New Roman" w:eastAsia="Times New Roman" w:hAnsi="Times New Roman" w:cs="Times New Roman"/>
          <w:kern w:val="0"/>
          <w14:ligatures w14:val="none"/>
          <w:rPrChange w:id="176" w:author="Muhammed Bulutay" w:date="2025-11-13T16:14:00Z">
            <w:rPr>
              <w:b/>
              <w:bCs/>
            </w:rPr>
          </w:rPrChange>
        </w:rPr>
        <w:t>If</w:t>
      </w:r>
      <w:ins w:id="177" w:author="Muhammed Bulutay" w:date="2025-11-13T15:23:00Z">
        <w:r w:rsidR="00E01505" w:rsidRPr="00D70AD9">
          <w:rPr>
            <w:rFonts w:ascii="Times New Roman" w:eastAsia="Times New Roman" w:hAnsi="Times New Roman" w:cs="Times New Roman"/>
            <w:kern w:val="0"/>
            <w14:ligatures w14:val="none"/>
            <w:rPrChange w:id="178" w:author="Muhammed Bulutay" w:date="2025-11-13T16:14:00Z">
              <w:rPr>
                <w:rFonts w:ascii="Times New Roman" w:eastAsia="Times New Roman" w:hAnsi="Times New Roman" w:cs="Times New Roman"/>
                <w:b/>
                <w:bCs/>
                <w:kern w:val="0"/>
                <w14:ligatures w14:val="none"/>
              </w:rPr>
            </w:rPrChange>
          </w:rPr>
          <w:t xml:space="preserve"> you consume fewer units tha</w:t>
        </w:r>
      </w:ins>
      <w:ins w:id="179" w:author="Muhammed Bulutay" w:date="2025-11-13T15:24:00Z">
        <w:r w:rsidR="00E01505" w:rsidRPr="00D70AD9">
          <w:rPr>
            <w:rFonts w:ascii="Times New Roman" w:eastAsia="Times New Roman" w:hAnsi="Times New Roman" w:cs="Times New Roman"/>
            <w:kern w:val="0"/>
            <w14:ligatures w14:val="none"/>
            <w:rPrChange w:id="180" w:author="Muhammed Bulutay" w:date="2025-11-13T16:14:00Z">
              <w:rPr>
                <w:rFonts w:ascii="Times New Roman" w:eastAsia="Times New Roman" w:hAnsi="Times New Roman" w:cs="Times New Roman"/>
                <w:b/>
                <w:bCs/>
                <w:kern w:val="0"/>
                <w14:ligatures w14:val="none"/>
              </w:rPr>
            </w:rPrChange>
          </w:rPr>
          <w:t>n your Period 1 endowment (</w:t>
        </w:r>
      </w:ins>
      <w:del w:id="181" w:author="Muhammed Bulutay" w:date="2025-11-13T15:24:00Z">
        <w:r w:rsidRPr="00D70AD9" w:rsidDel="00E01505">
          <w:rPr>
            <w:rFonts w:ascii="Times New Roman" w:eastAsia="Times New Roman" w:hAnsi="Times New Roman" w:cs="Times New Roman"/>
            <w:kern w:val="0"/>
            <w14:ligatures w14:val="none"/>
            <w:rPrChange w:id="182" w:author="Muhammed Bulutay" w:date="2025-11-13T16:14:00Z">
              <w:rPr>
                <w:b/>
                <w:bCs/>
              </w:rPr>
            </w:rPrChange>
          </w:rPr>
          <w:delText xml:space="preserve"> </w:delText>
        </w:r>
      </w:del>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xml:space="preserve">&lt; </m:t>
        </m:r>
        <m:sSub>
          <m:sSubPr>
            <m:ctrlPr>
              <w:rPr>
                <w:rFonts w:ascii="Cambria Math" w:eastAsia="Times New Roman" w:hAnsi="Cambria Math" w:cs="Times New Roman"/>
                <w:i/>
                <w:kern w:val="0"/>
                <w14:ligatures w14:val="none"/>
              </w:rPr>
            </m:ctrlPr>
          </m:sSubPr>
          <m:e>
            <m:r>
              <w:ins w:id="183" w:author="Muhammed Bulutay" w:date="2025-11-13T15:24:00Z">
                <w:rPr>
                  <w:rFonts w:ascii="Cambria Math" w:eastAsia="Times New Roman" w:hAnsi="Cambria Math" w:cs="Times New Roman"/>
                  <w:kern w:val="0"/>
                  <w14:ligatures w14:val="none"/>
                </w:rPr>
                <m:t>E</m:t>
              </w:ins>
            </m:r>
            <m:r>
              <w:del w:id="184" w:author="Muhammed Bulutay" w:date="2025-11-13T15:24:00Z">
                <w:rPr>
                  <w:rFonts w:ascii="Cambria Math" w:eastAsia="Times New Roman" w:hAnsi="Cambria Math" w:cs="Times New Roman"/>
                  <w:kern w:val="0"/>
                  <w14:ligatures w14:val="none"/>
                </w:rPr>
                <m:t>Y</m:t>
              </w:del>
            </m:r>
          </m:e>
          <m:sub>
            <m:r>
              <w:rPr>
                <w:rFonts w:ascii="Cambria Math" w:eastAsia="Times New Roman" w:hAnsi="Cambria Math" w:cs="Times New Roman"/>
                <w:kern w:val="0"/>
                <w14:ligatures w14:val="none"/>
              </w:rPr>
              <m:t>1</m:t>
            </m:r>
          </m:sub>
        </m:sSub>
      </m:oMath>
      <w:ins w:id="185" w:author="Muhammed Bulutay" w:date="2025-11-13T15:24:00Z">
        <w:r w:rsidR="00E01505" w:rsidRPr="00D70AD9">
          <w:rPr>
            <w:rFonts w:ascii="Times New Roman" w:eastAsia="Times New Roman" w:hAnsi="Times New Roman" w:cs="Times New Roman"/>
            <w:kern w:val="0"/>
            <w14:ligatures w14:val="none"/>
            <w:rPrChange w:id="186" w:author="Muhammed Bulutay" w:date="2025-11-13T16:14:00Z">
              <w:rPr>
                <w:rFonts w:ascii="Times New Roman" w:eastAsia="Times New Roman" w:hAnsi="Times New Roman" w:cs="Times New Roman"/>
                <w:b/>
                <w:bCs/>
                <w:kern w:val="0"/>
                <w14:ligatures w14:val="none"/>
              </w:rPr>
            </w:rPrChange>
          </w:rPr>
          <w:t>)</w:t>
        </w:r>
      </w:ins>
      <w:del w:id="187" w:author="Muhammed Bulutay" w:date="2025-11-13T15:26:00Z">
        <w:r w:rsidRPr="00D70AD9" w:rsidDel="00E01505">
          <w:rPr>
            <w:rFonts w:ascii="Times New Roman" w:eastAsia="Times New Roman" w:hAnsi="Times New Roman" w:cs="Times New Roman"/>
            <w:kern w:val="0"/>
            <w14:ligatures w14:val="none"/>
            <w:rPrChange w:id="188" w:author="Muhammed Bulutay" w:date="2025-11-13T16:14:00Z">
              <w:rPr/>
            </w:rPrChange>
          </w:rPr>
          <w:delText xml:space="preserve">, you may think of this as selling </w:delText>
        </w:r>
      </w:del>
      <m:oMath>
        <m:sSub>
          <m:sSubPr>
            <m:ctrlPr>
              <w:del w:id="189" w:author="Muhammed Bulutay" w:date="2025-11-13T15:26:00Z">
                <w:rPr>
                  <w:rFonts w:ascii="Cambria Math" w:eastAsia="Times New Roman" w:hAnsi="Cambria Math" w:cs="Times New Roman"/>
                  <w:i/>
                  <w:kern w:val="0"/>
                  <w14:ligatures w14:val="none"/>
                </w:rPr>
              </w:del>
            </m:ctrlPr>
          </m:sSubPr>
          <m:e>
            <m:r>
              <w:del w:id="190" w:author="Muhammed Bulutay" w:date="2025-11-13T15:24:00Z">
                <w:rPr>
                  <w:rFonts w:ascii="Cambria Math" w:eastAsia="Times New Roman" w:hAnsi="Cambria Math" w:cs="Times New Roman"/>
                  <w:kern w:val="0"/>
                  <w14:ligatures w14:val="none"/>
                </w:rPr>
                <m:t>Y</m:t>
              </w:del>
            </m:r>
          </m:e>
          <m:sub>
            <m:r>
              <w:del w:id="191" w:author="Muhammed Bulutay" w:date="2025-11-13T15:26:00Z">
                <w:rPr>
                  <w:rFonts w:ascii="Cambria Math" w:eastAsia="Times New Roman" w:hAnsi="Cambria Math" w:cs="Times New Roman"/>
                  <w:kern w:val="0"/>
                  <w14:ligatures w14:val="none"/>
                </w:rPr>
                <m:t>1</m:t>
              </w:del>
            </m:r>
          </m:sub>
        </m:sSub>
        <m:r>
          <w:del w:id="192" w:author="Muhammed Bulutay" w:date="2025-11-13T15:26:00Z">
            <w:rPr>
              <w:rFonts w:ascii="Cambria Math" w:eastAsia="Times New Roman" w:hAnsi="Cambria Math" w:cs="Times New Roman"/>
              <w:kern w:val="0"/>
              <w14:ligatures w14:val="none"/>
            </w:rPr>
            <m:t xml:space="preserve">- </m:t>
          </w:del>
        </m:r>
        <m:sSub>
          <m:sSubPr>
            <m:ctrlPr>
              <w:del w:id="193" w:author="Muhammed Bulutay" w:date="2025-11-13T15:26:00Z">
                <w:rPr>
                  <w:rFonts w:ascii="Cambria Math" w:eastAsia="Times New Roman" w:hAnsi="Cambria Math" w:cs="Times New Roman"/>
                  <w:i/>
                  <w:kern w:val="0"/>
                  <w14:ligatures w14:val="none"/>
                </w:rPr>
              </w:del>
            </m:ctrlPr>
          </m:sSubPr>
          <m:e>
            <m:r>
              <w:del w:id="194" w:author="Muhammed Bulutay" w:date="2025-11-13T15:26:00Z">
                <w:rPr>
                  <w:rFonts w:ascii="Cambria Math" w:eastAsia="Times New Roman" w:hAnsi="Cambria Math" w:cs="Times New Roman"/>
                  <w:kern w:val="0"/>
                  <w14:ligatures w14:val="none"/>
                </w:rPr>
                <m:t>C</m:t>
              </w:del>
            </m:r>
          </m:e>
          <m:sub>
            <m:r>
              <w:del w:id="195" w:author="Muhammed Bulutay" w:date="2025-11-13T15:26:00Z">
                <w:rPr>
                  <w:rFonts w:ascii="Cambria Math" w:eastAsia="Times New Roman" w:hAnsi="Cambria Math" w:cs="Times New Roman"/>
                  <w:kern w:val="0"/>
                  <w14:ligatures w14:val="none"/>
                </w:rPr>
                <m:t>1</m:t>
              </w:del>
            </m:r>
          </m:sub>
        </m:sSub>
      </m:oMath>
      <w:del w:id="196" w:author="Muhammed Bulutay" w:date="2025-11-13T15:26:00Z">
        <w:r w:rsidRPr="00D70AD9" w:rsidDel="00E01505">
          <w:rPr>
            <w:rFonts w:ascii="Times New Roman" w:eastAsia="Times New Roman" w:hAnsi="Times New Roman" w:cs="Times New Roman"/>
            <w:kern w:val="0"/>
            <w14:ligatures w14:val="none"/>
            <w:rPrChange w:id="197" w:author="Muhammed Bulutay" w:date="2025-11-13T16:14:00Z">
              <w:rPr/>
            </w:rPrChange>
          </w:rPr>
          <w:delText xml:space="preserve"> units of the good at price </w:delText>
        </w:r>
      </w:del>
      <m:oMath>
        <m:sSub>
          <m:sSubPr>
            <m:ctrlPr>
              <w:del w:id="198" w:author="Muhammed Bulutay" w:date="2025-11-13T15:26:00Z">
                <w:rPr>
                  <w:rFonts w:ascii="Cambria Math" w:eastAsia="Times New Roman" w:hAnsi="Cambria Math" w:cs="Times New Roman"/>
                  <w:kern w:val="0"/>
                  <w14:ligatures w14:val="none"/>
                </w:rPr>
              </w:del>
            </m:ctrlPr>
          </m:sSubPr>
          <m:e>
            <m:r>
              <w:del w:id="199" w:author="Muhammed Bulutay" w:date="2025-11-13T15:26:00Z">
                <w:rPr>
                  <w:rFonts w:ascii="Cambria Math" w:eastAsia="Times New Roman" w:hAnsi="Cambria Math" w:cs="Times New Roman"/>
                  <w:kern w:val="0"/>
                  <w14:ligatures w14:val="none"/>
                </w:rPr>
                <m:t>P</m:t>
              </w:del>
            </m:r>
          </m:e>
          <m:sub>
            <m:r>
              <w:del w:id="200" w:author="Muhammed Bulutay" w:date="2025-11-13T15:26:00Z">
                <w:rPr>
                  <w:rFonts w:ascii="Cambria Math" w:eastAsia="Times New Roman" w:hAnsi="Cambria Math" w:cs="Times New Roman"/>
                  <w:kern w:val="0"/>
                  <w14:ligatures w14:val="none"/>
                </w:rPr>
                <m:t>1</m:t>
              </w:del>
            </m:r>
          </m:sub>
        </m:sSub>
      </m:oMath>
      <w:del w:id="201" w:author="Muhammed Bulutay" w:date="2025-11-13T15:26:00Z">
        <w:r w:rsidRPr="00D70AD9" w:rsidDel="00E01505">
          <w:rPr>
            <w:rFonts w:ascii="Times New Roman" w:eastAsia="Times New Roman" w:hAnsi="Times New Roman" w:cs="Times New Roman"/>
            <w:kern w:val="0"/>
            <w14:ligatures w14:val="none"/>
            <w:rPrChange w:id="202" w:author="Muhammed Bulutay" w:date="2025-11-13T16:14:00Z">
              <w:rPr/>
            </w:rPrChange>
          </w:rPr>
          <w:delText>.</w:delText>
        </w:r>
      </w:del>
      <w:ins w:id="203" w:author="Muhammed Bulutay" w:date="2025-11-13T15:26:00Z">
        <w:r w:rsidR="00E01505" w:rsidRPr="0042316B">
          <w:rPr>
            <w:rFonts w:ascii="Times New Roman" w:eastAsia="Times New Roman" w:hAnsi="Times New Roman" w:cs="Times New Roman"/>
            <w:kern w:val="0"/>
            <w14:ligatures w14:val="none"/>
          </w:rPr>
          <w:t>,</w:t>
        </w:r>
      </w:ins>
      <w:del w:id="204" w:author="Muhammed Bulutay" w:date="2025-11-13T15:26:00Z">
        <w:r w:rsidRPr="00D70AD9" w:rsidDel="00E01505">
          <w:rPr>
            <w:rFonts w:ascii="Times New Roman" w:eastAsia="Times New Roman" w:hAnsi="Times New Roman" w:cs="Times New Roman"/>
            <w:kern w:val="0"/>
            <w14:ligatures w14:val="none"/>
            <w:rPrChange w:id="205" w:author="Muhammed Bulutay" w:date="2025-11-13T16:14:00Z">
              <w:rPr/>
            </w:rPrChange>
          </w:rPr>
          <w:delText xml:space="preserve"> </w:delText>
        </w:r>
      </w:del>
    </w:p>
    <w:p w14:paraId="39E3D20D" w14:textId="65E5321A" w:rsidR="00A80BB1" w:rsidRPr="002C6654" w:rsidDel="00E01505" w:rsidRDefault="00A80BB1">
      <w:pPr>
        <w:pStyle w:val="Listenabsatz"/>
        <w:numPr>
          <w:ilvl w:val="0"/>
          <w:numId w:val="7"/>
        </w:numPr>
        <w:spacing w:before="100" w:beforeAutospacing="1" w:after="120" w:line="240" w:lineRule="auto"/>
        <w:jc w:val="both"/>
        <w:rPr>
          <w:del w:id="206" w:author="Muhammed Bulutay" w:date="2025-11-13T15:21:00Z"/>
          <w:rFonts w:ascii="Times New Roman" w:eastAsia="Times New Roman" w:hAnsi="Times New Roman" w:cs="Times New Roman"/>
          <w:kern w:val="0"/>
          <w14:ligatures w14:val="none"/>
          <w:rPrChange w:id="207" w:author="Muhammed Bulutay" w:date="2025-11-13T17:27:00Z">
            <w:rPr>
              <w:del w:id="208" w:author="Muhammed Bulutay" w:date="2025-11-13T15:21:00Z"/>
            </w:rPr>
          </w:rPrChange>
        </w:rPr>
        <w:pPrChange w:id="209" w:author="Muhammed Bulutay" w:date="2025-11-13T15:26:00Z">
          <w:pPr>
            <w:spacing w:before="100" w:beforeAutospacing="1" w:after="120" w:line="300" w:lineRule="atLeast"/>
            <w:jc w:val="both"/>
          </w:pPr>
        </w:pPrChange>
      </w:pPr>
      <w:del w:id="210" w:author="Muhammed Bulutay" w:date="2025-11-13T15:26:00Z">
        <w:r w:rsidRPr="00D70AD9" w:rsidDel="00E01505">
          <w:rPr>
            <w:rFonts w:ascii="Times New Roman" w:eastAsia="Times New Roman" w:hAnsi="Times New Roman" w:cs="Times New Roman"/>
            <w:kern w:val="0"/>
            <w14:ligatures w14:val="none"/>
            <w:rPrChange w:id="211" w:author="Muhammed Bulutay" w:date="2025-11-13T16:14:00Z">
              <w:rPr/>
            </w:rPrChange>
          </w:rPr>
          <w:delText>Thus,</w:delText>
        </w:r>
      </w:del>
      <w:r w:rsidRPr="00E01505">
        <w:rPr>
          <w:rFonts w:ascii="Times New Roman" w:eastAsia="Times New Roman" w:hAnsi="Times New Roman" w:cs="Times New Roman"/>
          <w:kern w:val="0"/>
          <w14:ligatures w14:val="none"/>
          <w:rPrChange w:id="212" w:author="Muhammed Bulutay" w:date="2025-11-13T15:26:00Z">
            <w:rPr/>
          </w:rPrChange>
        </w:rPr>
        <w:t xml:space="preserve"> </w:t>
      </w:r>
      <w:r w:rsidRPr="00D70AD9">
        <w:rPr>
          <w:rFonts w:ascii="Times New Roman" w:eastAsia="Times New Roman" w:hAnsi="Times New Roman" w:cs="Times New Roman"/>
          <w:b/>
          <w:bCs/>
          <w:kern w:val="0"/>
          <w14:ligatures w14:val="none"/>
          <w:rPrChange w:id="213" w:author="Muhammed Bulutay" w:date="2025-11-13T16:14:00Z">
            <w:rPr/>
          </w:rPrChange>
        </w:rPr>
        <w:t xml:space="preserve">you </w:t>
      </w:r>
      <w:r w:rsidR="00B454C8" w:rsidRPr="00D70AD9">
        <w:rPr>
          <w:rFonts w:ascii="Times New Roman" w:eastAsia="Times New Roman" w:hAnsi="Times New Roman" w:cs="Times New Roman"/>
          <w:b/>
          <w:bCs/>
          <w:i/>
          <w:iCs/>
          <w:kern w:val="0"/>
          <w14:ligatures w14:val="none"/>
          <w:rPrChange w:id="214" w:author="Muhammed Bulutay" w:date="2025-11-13T16:14:00Z">
            <w:rPr>
              <w:i/>
              <w:iCs/>
            </w:rPr>
          </w:rPrChange>
        </w:rPr>
        <w:t>save</w:t>
      </w:r>
      <w:r w:rsidRPr="00D70AD9">
        <w:rPr>
          <w:rFonts w:ascii="Times New Roman" w:eastAsia="Times New Roman" w:hAnsi="Times New Roman" w:cs="Times New Roman"/>
          <w:b/>
          <w:bCs/>
          <w:kern w:val="0"/>
          <w14:ligatures w14:val="none"/>
          <w:rPrChange w:id="215" w:author="Muhammed Bulutay" w:date="2025-11-13T16:14:00Z">
            <w:rPr/>
          </w:rPrChange>
        </w:rPr>
        <w:t xml:space="preserve"> </w:t>
      </w:r>
      <m:oMath>
        <m:sSub>
          <m:sSubPr>
            <m:ctrlPr>
              <w:rPr>
                <w:rFonts w:ascii="Cambria Math" w:eastAsia="Times New Roman" w:hAnsi="Cambria Math" w:cs="Times New Roman"/>
                <w:b/>
                <w:bCs/>
                <w:i/>
                <w:kern w:val="0"/>
                <w14:ligatures w14:val="none"/>
              </w:rPr>
            </m:ctrlPr>
          </m:sSubPr>
          <m:e>
            <m:r>
              <w:ins w:id="216" w:author="Muhammed Bulutay" w:date="2025-11-13T15:24:00Z">
                <m:rPr>
                  <m:sty m:val="bi"/>
                </m:rPr>
                <w:rPr>
                  <w:rFonts w:ascii="Cambria Math" w:eastAsia="Times New Roman" w:hAnsi="Cambria Math" w:cs="Times New Roman"/>
                  <w:kern w:val="0"/>
                  <w14:ligatures w14:val="none"/>
                </w:rPr>
                <m:t>E</m:t>
              </w:ins>
            </m:r>
            <m:r>
              <w:del w:id="217" w:author="Muhammed Bulutay" w:date="2025-11-13T15:24:00Z">
                <m:rPr>
                  <m:sty m:val="bi"/>
                </m:rPr>
                <w:rPr>
                  <w:rFonts w:ascii="Cambria Math" w:eastAsia="Times New Roman" w:hAnsi="Cambria Math" w:cs="Times New Roman"/>
                  <w:kern w:val="0"/>
                  <w14:ligatures w14:val="none"/>
                </w:rPr>
                <m:t>Y</m:t>
              </w:del>
            </m:r>
          </m:e>
          <m:sub>
            <m:r>
              <m:rPr>
                <m:sty m:val="bi"/>
              </m:rPr>
              <w:rPr>
                <w:rFonts w:ascii="Cambria Math" w:eastAsia="Times New Roman" w:hAnsi="Cambria Math" w:cs="Times New Roman"/>
                <w:kern w:val="0"/>
                <w14:ligatures w14:val="none"/>
              </w:rPr>
              <m:t>1</m:t>
            </m:r>
          </m:sub>
        </m:sSub>
        <m:r>
          <m:rPr>
            <m:sty m:val="bi"/>
          </m:rP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C</m:t>
            </m:r>
          </m:e>
          <m:sub>
            <m:r>
              <m:rPr>
                <m:sty m:val="bi"/>
              </m:rPr>
              <w:rPr>
                <w:rFonts w:ascii="Cambria Math" w:eastAsia="Times New Roman" w:hAnsi="Cambria Math" w:cs="Times New Roman"/>
                <w:kern w:val="0"/>
                <w14:ligatures w14:val="none"/>
              </w:rPr>
              <m:t>1</m:t>
            </m:r>
          </m:sub>
        </m:sSub>
      </m:oMath>
      <w:r w:rsidRPr="00D70AD9">
        <w:rPr>
          <w:rFonts w:ascii="Times New Roman" w:eastAsia="Times New Roman" w:hAnsi="Times New Roman" w:cs="Times New Roman"/>
          <w:b/>
          <w:bCs/>
          <w:kern w:val="0"/>
          <w14:ligatures w14:val="none"/>
          <w:rPrChange w:id="218" w:author="Muhammed Bulutay" w:date="2025-11-13T16:14:00Z">
            <w:rPr/>
          </w:rPrChange>
        </w:rPr>
        <w:t xml:space="preserve"> units of money</w:t>
      </w:r>
      <w:r w:rsidRPr="00E01505">
        <w:rPr>
          <w:rFonts w:ascii="Times New Roman" w:eastAsia="Times New Roman" w:hAnsi="Times New Roman" w:cs="Times New Roman"/>
          <w:kern w:val="0"/>
          <w14:ligatures w14:val="none"/>
          <w:rPrChange w:id="219" w:author="Muhammed Bulutay" w:date="2025-11-13T15:26:00Z">
            <w:rPr/>
          </w:rPrChange>
        </w:rPr>
        <w:t xml:space="preserve">, that you can carry over to Period 2. </w:t>
      </w:r>
      <w:ins w:id="220" w:author="Muhammed Bulutay" w:date="2025-11-13T15:26:00Z">
        <w:r w:rsidR="00E01505">
          <w:rPr>
            <w:rFonts w:ascii="Times New Roman" w:eastAsia="Times New Roman" w:hAnsi="Times New Roman" w:cs="Times New Roman"/>
            <w:kern w:val="0"/>
            <w14:ligatures w14:val="none"/>
          </w:rPr>
          <w:t>Y</w:t>
        </w:r>
        <w:r w:rsidR="00E01505" w:rsidRPr="00E53952">
          <w:rPr>
            <w:rFonts w:ascii="Times New Roman" w:eastAsia="Times New Roman" w:hAnsi="Times New Roman" w:cs="Times New Roman"/>
            <w:kern w:val="0"/>
            <w14:ligatures w14:val="none"/>
          </w:rPr>
          <w:t xml:space="preserve">ou may think of this as selling </w:t>
        </w:r>
      </w:ins>
      <m:oMath>
        <m:sSub>
          <m:sSubPr>
            <m:ctrlPr>
              <w:ins w:id="221" w:author="Muhammed Bulutay" w:date="2025-11-13T15:26:00Z">
                <w:rPr>
                  <w:rFonts w:ascii="Cambria Math" w:eastAsia="Times New Roman" w:hAnsi="Cambria Math" w:cs="Times New Roman"/>
                  <w:i/>
                  <w:kern w:val="0"/>
                  <w14:ligatures w14:val="none"/>
                </w:rPr>
              </w:ins>
            </m:ctrlPr>
          </m:sSubPr>
          <m:e>
            <m:r>
              <w:ins w:id="222" w:author="Muhammed Bulutay" w:date="2025-11-13T15:26:00Z">
                <w:rPr>
                  <w:rFonts w:ascii="Cambria Math" w:eastAsia="Times New Roman" w:hAnsi="Cambria Math" w:cs="Times New Roman"/>
                  <w:kern w:val="0"/>
                  <w14:ligatures w14:val="none"/>
                </w:rPr>
                <m:t>E</m:t>
              </w:ins>
            </m:r>
          </m:e>
          <m:sub>
            <m:r>
              <w:ins w:id="223" w:author="Muhammed Bulutay" w:date="2025-11-13T15:26:00Z">
                <w:rPr>
                  <w:rFonts w:ascii="Cambria Math" w:eastAsia="Times New Roman" w:hAnsi="Cambria Math" w:cs="Times New Roman"/>
                  <w:kern w:val="0"/>
                  <w14:ligatures w14:val="none"/>
                </w:rPr>
                <m:t>1</m:t>
              </w:ins>
            </m:r>
          </m:sub>
        </m:sSub>
        <m:r>
          <w:ins w:id="224" w:author="Muhammed Bulutay" w:date="2025-11-13T15:26:00Z">
            <w:rPr>
              <w:rFonts w:ascii="Cambria Math" w:eastAsia="Times New Roman" w:hAnsi="Cambria Math" w:cs="Times New Roman"/>
              <w:kern w:val="0"/>
              <w14:ligatures w14:val="none"/>
            </w:rPr>
            <m:t xml:space="preserve">- </m:t>
          </w:ins>
        </m:r>
        <m:sSub>
          <m:sSubPr>
            <m:ctrlPr>
              <w:ins w:id="225" w:author="Muhammed Bulutay" w:date="2025-11-13T15:26:00Z">
                <w:rPr>
                  <w:rFonts w:ascii="Cambria Math" w:eastAsia="Times New Roman" w:hAnsi="Cambria Math" w:cs="Times New Roman"/>
                  <w:i/>
                  <w:kern w:val="0"/>
                  <w14:ligatures w14:val="none"/>
                </w:rPr>
              </w:ins>
            </m:ctrlPr>
          </m:sSubPr>
          <m:e>
            <m:r>
              <w:ins w:id="226" w:author="Muhammed Bulutay" w:date="2025-11-13T15:26:00Z">
                <w:rPr>
                  <w:rFonts w:ascii="Cambria Math" w:eastAsia="Times New Roman" w:hAnsi="Cambria Math" w:cs="Times New Roman"/>
                  <w:kern w:val="0"/>
                  <w14:ligatures w14:val="none"/>
                </w:rPr>
                <m:t>C</m:t>
              </w:ins>
            </m:r>
          </m:e>
          <m:sub>
            <m:r>
              <w:ins w:id="227" w:author="Muhammed Bulutay" w:date="2025-11-13T15:26:00Z">
                <w:rPr>
                  <w:rFonts w:ascii="Cambria Math" w:eastAsia="Times New Roman" w:hAnsi="Cambria Math" w:cs="Times New Roman"/>
                  <w:kern w:val="0"/>
                  <w14:ligatures w14:val="none"/>
                </w:rPr>
                <m:t>1</m:t>
              </w:ins>
            </m:r>
          </m:sub>
        </m:sSub>
      </m:oMath>
      <w:ins w:id="228" w:author="Muhammed Bulutay" w:date="2025-11-13T15:26:00Z">
        <w:r w:rsidR="00E01505" w:rsidRPr="00E53952">
          <w:rPr>
            <w:rFonts w:ascii="Times New Roman" w:eastAsia="Times New Roman" w:hAnsi="Times New Roman" w:cs="Times New Roman"/>
            <w:kern w:val="0"/>
            <w14:ligatures w14:val="none"/>
          </w:rPr>
          <w:t xml:space="preserve"> units of the good at price </w:t>
        </w:r>
      </w:ins>
      <m:oMath>
        <m:sSub>
          <m:sSubPr>
            <m:ctrlPr>
              <w:ins w:id="229" w:author="Muhammed Bulutay" w:date="2025-11-13T15:26:00Z">
                <w:rPr>
                  <w:rFonts w:ascii="Cambria Math" w:eastAsia="Times New Roman" w:hAnsi="Cambria Math" w:cs="Times New Roman"/>
                  <w:kern w:val="0"/>
                  <w14:ligatures w14:val="none"/>
                </w:rPr>
              </w:ins>
            </m:ctrlPr>
          </m:sSubPr>
          <m:e>
            <m:r>
              <w:ins w:id="230" w:author="Muhammed Bulutay" w:date="2025-11-13T15:26:00Z">
                <w:rPr>
                  <w:rFonts w:ascii="Cambria Math" w:eastAsia="Times New Roman" w:hAnsi="Cambria Math" w:cs="Times New Roman"/>
                  <w:kern w:val="0"/>
                  <w14:ligatures w14:val="none"/>
                </w:rPr>
                <m:t>P</m:t>
              </w:ins>
            </m:r>
          </m:e>
          <m:sub>
            <m:r>
              <w:ins w:id="231" w:author="Muhammed Bulutay" w:date="2025-11-13T15:26:00Z">
                <w:rPr>
                  <w:rFonts w:ascii="Cambria Math" w:eastAsia="Times New Roman" w:hAnsi="Cambria Math" w:cs="Times New Roman"/>
                  <w:kern w:val="0"/>
                  <w14:ligatures w14:val="none"/>
                </w:rPr>
                <m:t>1</m:t>
              </w:ins>
            </m:r>
          </m:sub>
        </m:sSub>
        <m:r>
          <w:ins w:id="232" w:author="frank.heinemann" w:date="2025-11-14T15:44:00Z">
            <w:rPr>
              <w:rFonts w:ascii="Cambria Math" w:eastAsia="Times New Roman" w:hAnsi="Cambria Math" w:cs="Times New Roman"/>
              <w:kern w:val="0"/>
              <w14:ligatures w14:val="none"/>
            </w:rPr>
            <m:t>=1</m:t>
          </w:ins>
        </m:r>
      </m:oMath>
      <w:ins w:id="233" w:author="Muhammed Bulutay" w:date="2025-11-13T15:26:00Z">
        <w:r w:rsidR="00E01505" w:rsidRPr="002C6654">
          <w:rPr>
            <w:rFonts w:ascii="Times New Roman" w:eastAsia="Times New Roman" w:hAnsi="Times New Roman" w:cs="Times New Roman"/>
            <w:kern w:val="0"/>
            <w14:ligatures w14:val="none"/>
          </w:rPr>
          <w:t xml:space="preserve">. </w:t>
        </w:r>
      </w:ins>
    </w:p>
    <w:p w14:paraId="7BEA5747" w14:textId="1FA8DBF6" w:rsidR="00B454C8" w:rsidRPr="002C6654" w:rsidDel="00E01505" w:rsidRDefault="00B454C8">
      <w:pPr>
        <w:pStyle w:val="Listenabsatz"/>
        <w:spacing w:line="240" w:lineRule="auto"/>
        <w:rPr>
          <w:del w:id="234" w:author="Muhammed Bulutay" w:date="2025-11-13T15:21:00Z"/>
          <w:rFonts w:ascii="Times New Roman" w:hAnsi="Times New Roman" w:cs="Times New Roman"/>
          <w:rPrChange w:id="235" w:author="Muhammed Bulutay" w:date="2025-11-13T17:27:00Z">
            <w:rPr>
              <w:del w:id="236" w:author="Muhammed Bulutay" w:date="2025-11-13T15:21:00Z"/>
            </w:rPr>
          </w:rPrChange>
        </w:rPr>
        <w:pPrChange w:id="237" w:author="Muhammed Bulutay" w:date="2025-11-13T15:26:00Z">
          <w:pPr>
            <w:spacing w:before="100" w:beforeAutospacing="1" w:after="120" w:line="300" w:lineRule="atLeast"/>
            <w:jc w:val="both"/>
          </w:pPr>
        </w:pPrChange>
      </w:pPr>
      <w:r w:rsidRPr="002C6654">
        <w:rPr>
          <w:rFonts w:ascii="Times New Roman" w:hAnsi="Times New Roman" w:cs="Times New Roman"/>
          <w:rPrChange w:id="238" w:author="Muhammed Bulutay" w:date="2025-11-13T17:27:00Z">
            <w:rPr/>
          </w:rPrChange>
        </w:rPr>
        <w:t xml:space="preserve">These savings will be used to buy additional consumption goods in Period 2 at the price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2</m:t>
            </m:r>
          </m:sub>
        </m:sSub>
      </m:oMath>
      <w:r w:rsidRPr="002C6654">
        <w:rPr>
          <w:rFonts w:ascii="Times New Roman" w:hAnsi="Times New Roman" w:cs="Times New Roman"/>
          <w:rPrChange w:id="239" w:author="Muhammed Bulutay" w:date="2025-11-13T17:27:00Z">
            <w:rPr/>
          </w:rPrChange>
        </w:rPr>
        <w:t>.</w:t>
      </w:r>
    </w:p>
    <w:p w14:paraId="036F6BDA" w14:textId="55CAEB1B" w:rsidR="00E01505" w:rsidRDefault="00E01505">
      <w:pPr>
        <w:pStyle w:val="Listenabsatz"/>
        <w:numPr>
          <w:ilvl w:val="0"/>
          <w:numId w:val="7"/>
        </w:numPr>
        <w:spacing w:before="100" w:beforeAutospacing="1" w:after="120" w:line="240" w:lineRule="auto"/>
        <w:jc w:val="both"/>
        <w:rPr>
          <w:ins w:id="240" w:author="Muhammed Bulutay" w:date="2025-11-13T15:21:00Z"/>
        </w:rPr>
        <w:pPrChange w:id="241" w:author="Muhammed Bulutay" w:date="2025-11-13T15:26:00Z">
          <w:pPr>
            <w:spacing w:before="100" w:beforeAutospacing="1" w:after="120" w:line="300" w:lineRule="atLeast"/>
            <w:jc w:val="both"/>
          </w:pPr>
        </w:pPrChange>
      </w:pPr>
      <w:ins w:id="242" w:author="Muhammed Bulutay" w:date="2025-11-13T15:21:00Z">
        <w:r w:rsidRPr="002C6654">
          <w:rPr>
            <w:rFonts w:ascii="Times New Roman" w:hAnsi="Times New Roman" w:cs="Times New Roman"/>
            <w:rPrChange w:id="243" w:author="Muhammed Bulutay" w:date="2025-11-13T17:27:00Z">
              <w:rPr/>
            </w:rPrChange>
          </w:rPr>
          <w:t xml:space="preserve"> </w:t>
        </w:r>
      </w:ins>
      <w:r w:rsidR="00A80BB1" w:rsidRPr="002C6654">
        <w:rPr>
          <w:rFonts w:ascii="Times New Roman" w:hAnsi="Times New Roman" w:cs="Times New Roman"/>
          <w:rPrChange w:id="244" w:author="Muhammed Bulutay" w:date="2025-11-13T17:27:00Z">
            <w:rPr/>
          </w:rPrChange>
        </w:rPr>
        <w:t>Th</w:t>
      </w:r>
      <w:r w:rsidR="00B454C8" w:rsidRPr="002C6654">
        <w:rPr>
          <w:rFonts w:ascii="Times New Roman" w:hAnsi="Times New Roman" w:cs="Times New Roman"/>
          <w:rPrChange w:id="245" w:author="Muhammed Bulutay" w:date="2025-11-13T17:27:00Z">
            <w:rPr/>
          </w:rPrChange>
        </w:rPr>
        <w:t>en</w:t>
      </w:r>
      <w:r w:rsidR="00A80BB1" w:rsidRPr="002C6654">
        <w:rPr>
          <w:rFonts w:ascii="Times New Roman" w:hAnsi="Times New Roman" w:cs="Times New Roman"/>
          <w:rPrChange w:id="246" w:author="Muhammed Bulutay" w:date="2025-11-13T17:27:00Z">
            <w:rPr/>
          </w:rPrChange>
        </w:rPr>
        <w:t>, your Period 2 consumption will be</w:t>
      </w:r>
      <w:ins w:id="247" w:author="Muhammed Bulutay" w:date="2025-11-13T15:22:00Z">
        <w:r>
          <w:t>:</w:t>
        </w:r>
      </w:ins>
    </w:p>
    <w:p w14:paraId="5F54CBB6" w14:textId="288D74EA" w:rsidR="00A80BB1" w:rsidRPr="00E01505" w:rsidRDefault="00000000">
      <w:pPr>
        <w:spacing w:before="100" w:beforeAutospacing="1" w:after="120" w:line="240" w:lineRule="auto"/>
        <w:jc w:val="center"/>
        <w:rPr>
          <w:rFonts w:ascii="Times New Roman" w:eastAsia="Times New Roman" w:hAnsi="Times New Roman" w:cs="Times New Roman"/>
          <w:kern w:val="0"/>
          <w:sz w:val="28"/>
          <w:szCs w:val="28"/>
          <w14:ligatures w14:val="none"/>
          <w:rPrChange w:id="248" w:author="Muhammed Bulutay" w:date="2025-11-13T15:23:00Z">
            <w:rPr/>
          </w:rPrChange>
        </w:rPr>
        <w:pPrChange w:id="249" w:author="Muhammed Bulutay" w:date="2025-11-13T15:26:00Z">
          <w:pPr>
            <w:spacing w:before="100" w:beforeAutospacing="1" w:after="120" w:line="300" w:lineRule="atLeast"/>
            <w:jc w:val="both"/>
          </w:pPr>
        </w:pPrChange>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Change w:id="250" w:author="Muhammed Bulutay" w:date="2025-11-13T15:23:00Z">
                  <w:rPr>
                    <w:rFonts w:ascii="Cambria Math" w:hAnsi="Cambria Math"/>
                  </w:rPr>
                </w:rPrChange>
              </w:rPr>
              <m:t>C</m:t>
            </m:r>
          </m:e>
          <m:sub>
            <m:r>
              <w:rPr>
                <w:rFonts w:ascii="Cambria Math" w:eastAsia="Times New Roman" w:hAnsi="Cambria Math" w:cs="Times New Roman"/>
                <w:kern w:val="0"/>
                <w14:ligatures w14:val="none"/>
                <w:rPrChange w:id="251" w:author="Muhammed Bulutay" w:date="2025-11-13T15:23:00Z">
                  <w:rPr>
                    <w:rFonts w:ascii="Cambria Math" w:hAnsi="Cambria Math"/>
                  </w:rPr>
                </w:rPrChange>
              </w:rPr>
              <m:t>2</m:t>
            </m:r>
          </m:sub>
        </m:sSub>
        <m:r>
          <w:rPr>
            <w:rFonts w:ascii="Cambria Math" w:eastAsia="Times New Roman" w:hAnsi="Cambria Math" w:cs="Times New Roman"/>
            <w:kern w:val="0"/>
            <w14:ligatures w14:val="none"/>
            <w:rPrChange w:id="252" w:author="Muhammed Bulutay" w:date="2025-11-13T15:23:00Z">
              <w:rPr>
                <w:rFonts w:ascii="Cambria Math" w:hAnsi="Cambria Math"/>
              </w:rPr>
            </w:rPrChange>
          </w:rPr>
          <m:t>=</m:t>
        </m:r>
        <m:sSub>
          <m:sSubPr>
            <m:ctrlPr>
              <w:rPr>
                <w:rFonts w:ascii="Cambria Math" w:eastAsia="Times New Roman" w:hAnsi="Cambria Math" w:cs="Times New Roman"/>
                <w:i/>
                <w:kern w:val="0"/>
                <w14:ligatures w14:val="none"/>
              </w:rPr>
            </m:ctrlPr>
          </m:sSubPr>
          <m:e>
            <m:r>
              <w:del w:id="253" w:author="Muhammed Bulutay" w:date="2025-11-13T15:22:00Z">
                <w:rPr>
                  <w:rFonts w:ascii="Cambria Math" w:eastAsia="Times New Roman" w:hAnsi="Cambria Math" w:cs="Times New Roman"/>
                  <w:kern w:val="0"/>
                  <w14:ligatures w14:val="none"/>
                  <w:rPrChange w:id="254" w:author="Muhammed Bulutay" w:date="2025-11-13T15:23:00Z">
                    <w:rPr>
                      <w:rFonts w:ascii="Cambria Math" w:hAnsi="Cambria Math"/>
                    </w:rPr>
                  </w:rPrChange>
                </w:rPr>
                <m:t>Y</m:t>
              </w:del>
            </m:r>
            <m:r>
              <w:ins w:id="255" w:author="Muhammed Bulutay" w:date="2025-11-13T15:22:00Z">
                <w:rPr>
                  <w:rFonts w:ascii="Cambria Math" w:eastAsia="Times New Roman" w:hAnsi="Cambria Math" w:cs="Times New Roman"/>
                  <w:kern w:val="0"/>
                  <w14:ligatures w14:val="none"/>
                </w:rPr>
                <m:t>E</m:t>
              </w:ins>
            </m:r>
          </m:e>
          <m:sub>
            <m:r>
              <w:rPr>
                <w:rFonts w:ascii="Cambria Math" w:eastAsia="Times New Roman" w:hAnsi="Cambria Math" w:cs="Times New Roman"/>
                <w:kern w:val="0"/>
                <w14:ligatures w14:val="none"/>
                <w:rPrChange w:id="256" w:author="Muhammed Bulutay" w:date="2025-11-13T15:23:00Z">
                  <w:rPr>
                    <w:rFonts w:ascii="Cambria Math" w:hAnsi="Cambria Math"/>
                  </w:rPr>
                </w:rPrChange>
              </w:rPr>
              <m:t>2</m:t>
            </m:r>
          </m:sub>
        </m:sSub>
        <m:r>
          <w:rPr>
            <w:rFonts w:ascii="Cambria Math" w:eastAsia="Times New Roman" w:hAnsi="Cambria Math" w:cs="Times New Roman"/>
            <w:kern w:val="0"/>
            <w14:ligatures w14:val="none"/>
            <w:rPrChange w:id="257" w:author="Muhammed Bulutay" w:date="2025-11-13T15:23:00Z">
              <w:rPr>
                <w:rFonts w:ascii="Cambria Math" w:hAnsi="Cambria Math"/>
              </w:rPr>
            </w:rPrChange>
          </w:rPr>
          <m:t>+</m:t>
        </m:r>
        <m:f>
          <m:fPr>
            <m:ctrlPr>
              <w:rPr>
                <w:rFonts w:ascii="Cambria Math" w:eastAsia="Times New Roman" w:hAnsi="Cambria Math" w:cs="Times New Roman"/>
                <w:i/>
                <w:kern w:val="0"/>
                <w14:ligatures w14:val="none"/>
              </w:rPr>
            </m:ctrlPr>
          </m:fPr>
          <m:num>
            <m:sSub>
              <m:sSubPr>
                <m:ctrlPr>
                  <w:rPr>
                    <w:rFonts w:ascii="Cambria Math" w:eastAsia="Times New Roman" w:hAnsi="Cambria Math" w:cs="Times New Roman"/>
                    <w:i/>
                    <w:kern w:val="0"/>
                    <w14:ligatures w14:val="none"/>
                  </w:rPr>
                </m:ctrlPr>
              </m:sSubPr>
              <m:e>
                <m:r>
                  <w:del w:id="258" w:author="Muhammed Bulutay" w:date="2025-11-13T15:22:00Z">
                    <w:rPr>
                      <w:rFonts w:ascii="Cambria Math" w:eastAsia="Times New Roman" w:hAnsi="Cambria Math" w:cs="Times New Roman"/>
                      <w:kern w:val="0"/>
                      <w14:ligatures w14:val="none"/>
                      <w:rPrChange w:id="259" w:author="Muhammed Bulutay" w:date="2025-11-13T15:23:00Z">
                        <w:rPr>
                          <w:rFonts w:ascii="Cambria Math" w:hAnsi="Cambria Math"/>
                        </w:rPr>
                      </w:rPrChange>
                    </w:rPr>
                    <m:t>Y</m:t>
                  </w:del>
                </m:r>
                <m:r>
                  <w:ins w:id="260" w:author="Muhammed Bulutay" w:date="2025-11-13T15:22:00Z">
                    <w:rPr>
                      <w:rFonts w:ascii="Cambria Math" w:eastAsia="Times New Roman" w:hAnsi="Cambria Math" w:cs="Times New Roman"/>
                      <w:kern w:val="0"/>
                      <w14:ligatures w14:val="none"/>
                    </w:rPr>
                    <m:t>E</m:t>
                  </w:ins>
                </m:r>
              </m:e>
              <m:sub>
                <m:r>
                  <w:rPr>
                    <w:rFonts w:ascii="Cambria Math" w:eastAsia="Times New Roman" w:hAnsi="Cambria Math" w:cs="Times New Roman"/>
                    <w:kern w:val="0"/>
                    <w14:ligatures w14:val="none"/>
                    <w:rPrChange w:id="261" w:author="Muhammed Bulutay" w:date="2025-11-13T15:23:00Z">
                      <w:rPr>
                        <w:rFonts w:ascii="Cambria Math" w:hAnsi="Cambria Math"/>
                      </w:rPr>
                    </w:rPrChange>
                  </w:rPr>
                  <m:t>1</m:t>
                </m:r>
              </m:sub>
            </m:sSub>
            <m:r>
              <w:rPr>
                <w:rFonts w:ascii="Cambria Math" w:eastAsia="Times New Roman" w:hAnsi="Cambria Math" w:cs="Times New Roman"/>
                <w:kern w:val="0"/>
                <w14:ligatures w14:val="none"/>
                <w:rPrChange w:id="262" w:author="Muhammed Bulutay" w:date="2025-11-13T15:23:00Z">
                  <w:rPr>
                    <w:rFonts w:ascii="Cambria Math" w:hAnsi="Cambria Math"/>
                  </w:rPr>
                </w:rPrChange>
              </w:rPr>
              <m:t xml:space="preserve">-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Change w:id="263" w:author="Muhammed Bulutay" w:date="2025-11-13T15:23:00Z">
                      <w:rPr>
                        <w:rFonts w:ascii="Cambria Math" w:hAnsi="Cambria Math"/>
                      </w:rPr>
                    </w:rPrChange>
                  </w:rPr>
                  <m:t>C</m:t>
                </m:r>
              </m:e>
              <m:sub>
                <m:r>
                  <w:rPr>
                    <w:rFonts w:ascii="Cambria Math" w:eastAsia="Times New Roman" w:hAnsi="Cambria Math" w:cs="Times New Roman"/>
                    <w:kern w:val="0"/>
                    <w14:ligatures w14:val="none"/>
                    <w:rPrChange w:id="264" w:author="Muhammed Bulutay" w:date="2025-11-13T15:23:00Z">
                      <w:rPr>
                        <w:rFonts w:ascii="Cambria Math" w:hAnsi="Cambria Math"/>
                      </w:rPr>
                    </w:rPrChange>
                  </w:rPr>
                  <m:t>1</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Change w:id="265" w:author="Muhammed Bulutay" w:date="2025-11-13T15:23:00Z">
                      <w:rPr>
                        <w:rFonts w:ascii="Cambria Math" w:hAnsi="Cambria Math"/>
                      </w:rPr>
                    </w:rPrChange>
                  </w:rPr>
                  <m:t>P</m:t>
                </m:r>
              </m:e>
              <m:sub>
                <m:r>
                  <w:rPr>
                    <w:rFonts w:ascii="Cambria Math" w:eastAsia="Times New Roman" w:hAnsi="Cambria Math" w:cs="Times New Roman"/>
                    <w:kern w:val="0"/>
                    <w14:ligatures w14:val="none"/>
                    <w:rPrChange w:id="266" w:author="Muhammed Bulutay" w:date="2025-11-13T15:23:00Z">
                      <w:rPr>
                        <w:rFonts w:ascii="Cambria Math" w:hAnsi="Cambria Math"/>
                      </w:rPr>
                    </w:rPrChange>
                  </w:rPr>
                  <m:t>2</m:t>
                </m:r>
              </m:sub>
            </m:sSub>
          </m:den>
        </m:f>
      </m:oMath>
      <w:del w:id="267" w:author="Muhammed Bulutay" w:date="2025-11-13T15:22:00Z">
        <w:r w:rsidR="00B454C8" w:rsidRPr="00E01505" w:rsidDel="00E01505">
          <w:rPr>
            <w:rFonts w:ascii="Times New Roman" w:eastAsia="Times New Roman" w:hAnsi="Times New Roman" w:cs="Times New Roman"/>
            <w:kern w:val="0"/>
            <w:sz w:val="28"/>
            <w:szCs w:val="28"/>
            <w14:ligatures w14:val="none"/>
            <w:rPrChange w:id="268" w:author="Muhammed Bulutay" w:date="2025-11-13T15:23:00Z">
              <w:rPr/>
            </w:rPrChange>
          </w:rPr>
          <w:delText>.</w:delText>
        </w:r>
      </w:del>
    </w:p>
    <w:p w14:paraId="467C2DA8" w14:textId="2AB35E40" w:rsidR="00B454C8" w:rsidRPr="002C6654" w:rsidDel="00D70AD9" w:rsidRDefault="00B454C8">
      <w:pPr>
        <w:pStyle w:val="Listenabsatz"/>
        <w:numPr>
          <w:ilvl w:val="0"/>
          <w:numId w:val="7"/>
        </w:numPr>
        <w:spacing w:before="100" w:beforeAutospacing="1" w:after="120" w:line="240" w:lineRule="auto"/>
        <w:jc w:val="both"/>
        <w:rPr>
          <w:del w:id="269" w:author="Muhammed Bulutay" w:date="2025-11-13T16:15:00Z"/>
          <w:rFonts w:ascii="Times New Roman" w:eastAsia="Times New Roman" w:hAnsi="Times New Roman" w:cs="Times New Roman"/>
          <w:kern w:val="0"/>
          <w14:ligatures w14:val="none"/>
        </w:rPr>
        <w:pPrChange w:id="270" w:author="Muhammed Bulutay" w:date="2025-11-13T15:26:00Z">
          <w:pPr>
            <w:spacing w:before="100" w:beforeAutospacing="1" w:after="120" w:line="300" w:lineRule="atLeast"/>
            <w:jc w:val="both"/>
          </w:pPr>
        </w:pPrChange>
      </w:pPr>
      <w:r w:rsidRPr="002C6654">
        <w:rPr>
          <w:rFonts w:ascii="Times New Roman" w:eastAsia="Times New Roman" w:hAnsi="Times New Roman" w:cs="Times New Roman"/>
          <w:kern w:val="0"/>
          <w14:ligatures w14:val="none"/>
        </w:rPr>
        <w:lastRenderedPageBreak/>
        <w:t>If</w:t>
      </w:r>
      <w:ins w:id="271" w:author="Muhammed Bulutay" w:date="2025-11-13T15:25:00Z">
        <w:r w:rsidR="00E01505" w:rsidRPr="00D70AD9">
          <w:rPr>
            <w:rFonts w:ascii="Times New Roman" w:eastAsia="Times New Roman" w:hAnsi="Times New Roman" w:cs="Times New Roman"/>
            <w:kern w:val="0"/>
            <w14:ligatures w14:val="none"/>
            <w:rPrChange w:id="272" w:author="Muhammed Bulutay" w:date="2025-11-13T16:14:00Z">
              <w:rPr>
                <w:rFonts w:ascii="Times New Roman" w:eastAsia="Times New Roman" w:hAnsi="Times New Roman" w:cs="Times New Roman"/>
                <w:b/>
                <w:bCs/>
                <w:kern w:val="0"/>
                <w14:ligatures w14:val="none"/>
              </w:rPr>
            </w:rPrChange>
          </w:rPr>
          <w:t xml:space="preserve"> you consume more units than your Period 1 endowment (</w:t>
        </w:r>
      </w:ins>
      <w:del w:id="273" w:author="Muhammed Bulutay" w:date="2025-11-13T15:25:00Z">
        <w:r w:rsidRPr="00D70AD9" w:rsidDel="00E01505">
          <w:rPr>
            <w:rFonts w:ascii="Times New Roman" w:eastAsia="Times New Roman" w:hAnsi="Times New Roman" w:cs="Times New Roman"/>
            <w:kern w:val="0"/>
            <w14:ligatures w14:val="none"/>
            <w:rPrChange w:id="274" w:author="Muhammed Bulutay" w:date="2025-11-13T16:14:00Z">
              <w:rPr>
                <w:b/>
                <w:bCs/>
              </w:rPr>
            </w:rPrChange>
          </w:rPr>
          <w:delText xml:space="preserve"> </w:delText>
        </w:r>
      </w:del>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xml:space="preserve">&gt; </m:t>
        </m:r>
        <m:sSub>
          <m:sSubPr>
            <m:ctrlPr>
              <w:rPr>
                <w:rFonts w:ascii="Cambria Math" w:eastAsia="Times New Roman" w:hAnsi="Cambria Math" w:cs="Times New Roman"/>
                <w:i/>
                <w:kern w:val="0"/>
                <w14:ligatures w14:val="none"/>
              </w:rPr>
            </m:ctrlPr>
          </m:sSubPr>
          <m:e>
            <m:r>
              <w:del w:id="275" w:author="Muhammed Bulutay" w:date="2025-11-13T15:25:00Z">
                <w:rPr>
                  <w:rFonts w:ascii="Cambria Math" w:eastAsia="Times New Roman" w:hAnsi="Cambria Math" w:cs="Times New Roman"/>
                  <w:kern w:val="0"/>
                  <w14:ligatures w14:val="none"/>
                </w:rPr>
                <m:t>Y</m:t>
              </w:del>
            </m:r>
            <m:r>
              <w:ins w:id="276" w:author="Muhammed Bulutay" w:date="2025-11-13T15:25:00Z">
                <w:rPr>
                  <w:rFonts w:ascii="Cambria Math" w:eastAsia="Times New Roman" w:hAnsi="Cambria Math" w:cs="Times New Roman"/>
                  <w:kern w:val="0"/>
                  <w14:ligatures w14:val="none"/>
                </w:rPr>
                <m:t>E</m:t>
              </w:ins>
            </m:r>
          </m:e>
          <m:sub>
            <m:r>
              <w:rPr>
                <w:rFonts w:ascii="Cambria Math" w:eastAsia="Times New Roman" w:hAnsi="Cambria Math" w:cs="Times New Roman"/>
                <w:kern w:val="0"/>
                <w14:ligatures w14:val="none"/>
              </w:rPr>
              <m:t>1</m:t>
            </m:r>
          </m:sub>
        </m:sSub>
        <m:r>
          <w:ins w:id="277" w:author="Muhammed Bulutay" w:date="2025-11-13T15:25:00Z">
            <w:rPr>
              <w:rFonts w:ascii="Cambria Math" w:eastAsia="Times New Roman" w:hAnsi="Cambria Math" w:cs="Times New Roman"/>
              <w:kern w:val="0"/>
              <w14:ligatures w14:val="none"/>
            </w:rPr>
            <m:t>)</m:t>
          </w:ins>
        </m:r>
      </m:oMath>
      <w:r w:rsidRPr="00D70AD9">
        <w:rPr>
          <w:rFonts w:ascii="Times New Roman" w:eastAsia="Times New Roman" w:hAnsi="Times New Roman" w:cs="Times New Roman"/>
          <w:kern w:val="0"/>
          <w14:ligatures w14:val="none"/>
          <w:rPrChange w:id="278" w:author="Muhammed Bulutay" w:date="2025-11-13T16:14:00Z">
            <w:rPr/>
          </w:rPrChange>
        </w:rPr>
        <w:t>,</w:t>
      </w:r>
      <w:r w:rsidRPr="00E01505">
        <w:rPr>
          <w:rFonts w:ascii="Times New Roman" w:eastAsia="Times New Roman" w:hAnsi="Times New Roman" w:cs="Times New Roman"/>
          <w:kern w:val="0"/>
          <w14:ligatures w14:val="none"/>
          <w:rPrChange w:id="279" w:author="Muhammed Bulutay" w:date="2025-11-13T15:21:00Z">
            <w:rPr/>
          </w:rPrChange>
        </w:rPr>
        <w:t xml:space="preserve"> </w:t>
      </w:r>
      <w:moveToRangeStart w:id="280" w:author="Muhammed Bulutay" w:date="2025-11-13T16:14:00Z" w:name="move213942899"/>
      <w:moveTo w:id="281" w:author="Muhammed Bulutay" w:date="2025-11-13T16:14:00Z">
        <w:r w:rsidR="00D70AD9" w:rsidRPr="002C6654">
          <w:rPr>
            <w:rFonts w:ascii="Times New Roman" w:eastAsia="Times New Roman" w:hAnsi="Times New Roman" w:cs="Times New Roman"/>
            <w:b/>
            <w:bCs/>
            <w:kern w:val="0"/>
            <w14:ligatures w14:val="none"/>
          </w:rPr>
          <w:t xml:space="preserve">you </w:t>
        </w:r>
        <w:r w:rsidR="00D70AD9" w:rsidRPr="002C6654">
          <w:rPr>
            <w:rFonts w:ascii="Times New Roman" w:eastAsia="Times New Roman" w:hAnsi="Times New Roman" w:cs="Times New Roman"/>
            <w:b/>
            <w:bCs/>
            <w:i/>
            <w:iCs/>
            <w:kern w:val="0"/>
            <w14:ligatures w14:val="none"/>
          </w:rPr>
          <w:t>borrow</w:t>
        </w:r>
        <w:r w:rsidR="00D70AD9" w:rsidRPr="002C6654">
          <w:rPr>
            <w:rFonts w:ascii="Times New Roman" w:eastAsia="Times New Roman" w:hAnsi="Times New Roman" w:cs="Times New Roman"/>
            <w:b/>
            <w:bCs/>
            <w:kern w:val="0"/>
            <w14:ligatures w14:val="none"/>
          </w:rPr>
          <w:t xml:space="preserve"> </w:t>
        </w:r>
        <m:oMath>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C</m:t>
              </m:r>
            </m:e>
            <m:sub>
              <m:r>
                <m:rPr>
                  <m:sty m:val="bi"/>
                </m:rPr>
                <w:rPr>
                  <w:rFonts w:ascii="Cambria Math" w:eastAsia="Times New Roman" w:hAnsi="Cambria Math" w:cs="Times New Roman"/>
                  <w:kern w:val="0"/>
                  <w14:ligatures w14:val="none"/>
                </w:rPr>
                <m:t>1</m:t>
              </m:r>
            </m:sub>
          </m:sSub>
          <m:r>
            <m:rPr>
              <m:sty m:val="bi"/>
            </m:rP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b/>
                  <w:bCs/>
                  <w:i/>
                  <w:kern w:val="0"/>
                  <w14:ligatures w14:val="none"/>
                </w:rPr>
              </m:ctrlPr>
            </m:sSubPr>
            <m:e>
              <m:r>
                <w:del w:id="282" w:author="Muhammed Bulutay" w:date="2025-11-13T16:14:00Z">
                  <m:rPr>
                    <m:sty m:val="bi"/>
                  </m:rPr>
                  <w:rPr>
                    <w:rFonts w:ascii="Cambria Math" w:eastAsia="Times New Roman" w:hAnsi="Cambria Math" w:cs="Times New Roman"/>
                    <w:kern w:val="0"/>
                    <w14:ligatures w14:val="none"/>
                  </w:rPr>
                  <m:t>Y</m:t>
                </w:del>
              </m:r>
              <m:r>
                <w:ins w:id="283" w:author="Muhammed Bulutay" w:date="2025-11-13T16:14:00Z">
                  <m:rPr>
                    <m:sty m:val="bi"/>
                  </m:rPr>
                  <w:rPr>
                    <w:rFonts w:ascii="Cambria Math" w:eastAsia="Times New Roman" w:hAnsi="Cambria Math" w:cs="Times New Roman"/>
                    <w:kern w:val="0"/>
                    <w14:ligatures w14:val="none"/>
                  </w:rPr>
                  <m:t>E</m:t>
                </w:ins>
              </m:r>
            </m:e>
            <m:sub>
              <m:r>
                <m:rPr>
                  <m:sty m:val="bi"/>
                </m:rPr>
                <w:rPr>
                  <w:rFonts w:ascii="Cambria Math" w:eastAsia="Times New Roman" w:hAnsi="Cambria Math" w:cs="Times New Roman"/>
                  <w:kern w:val="0"/>
                  <w14:ligatures w14:val="none"/>
                </w:rPr>
                <m:t>1</m:t>
              </m:r>
            </m:sub>
          </m:sSub>
        </m:oMath>
        <w:moveTo w:id="284" w:author="Muhammed Bulutay" w:date="2025-11-13T16:14:00Z">
          <w:r w:rsidR="00D70AD9" w:rsidRPr="002C6654">
            <w:rPr>
              <w:rFonts w:ascii="Times New Roman" w:eastAsia="Times New Roman" w:hAnsi="Times New Roman" w:cs="Times New Roman"/>
              <w:b/>
              <w:bCs/>
              <w:kern w:val="0"/>
              <w14:ligatures w14:val="none"/>
            </w:rPr>
            <w:t xml:space="preserve"> units of money</w:t>
          </w:r>
          <w:r w:rsidR="00D70AD9">
            <w:rPr>
              <w:rFonts w:ascii="Times New Roman" w:eastAsia="Times New Roman" w:hAnsi="Times New Roman" w:cs="Times New Roman"/>
              <w:kern w:val="0"/>
              <w14:ligatures w14:val="none"/>
            </w:rPr>
            <w:t>, that you must repay in Period 2.</w:t>
          </w:r>
        </w:moveTo>
        <w:moveToRangeEnd w:id="280"/>
        <w:ins w:id="285" w:author="Muhammed Bulutay" w:date="2025-11-13T16:14:00Z">
          <w:r w:rsidR="00D70AD9">
            <w:rPr>
              <w:rFonts w:ascii="Times New Roman" w:eastAsia="Times New Roman" w:hAnsi="Times New Roman" w:cs="Times New Roman"/>
              <w:kern w:val="0"/>
              <w14:ligatures w14:val="none"/>
            </w:rPr>
            <w:t xml:space="preserve"> Y</w:t>
          </w:r>
        </w:ins>
        <w:del w:id="286" w:author="Muhammed Bulutay" w:date="2025-11-13T16:14:00Z">
          <w:r w:rsidRPr="00E01505" w:rsidDel="00D70AD9">
            <w:rPr>
              <w:rFonts w:ascii="Times New Roman" w:eastAsia="Times New Roman" w:hAnsi="Times New Roman" w:cs="Times New Roman"/>
              <w:kern w:val="0"/>
              <w14:ligatures w14:val="none"/>
              <w:rPrChange w:id="287" w:author="Muhammed Bulutay" w:date="2025-11-13T15:21:00Z">
                <w:rPr/>
              </w:rPrChange>
            </w:rPr>
            <w:delText>y</w:delText>
          </w:r>
        </w:del>
        <w:r w:rsidRPr="00E01505">
          <w:rPr>
            <w:rFonts w:ascii="Times New Roman" w:eastAsia="Times New Roman" w:hAnsi="Times New Roman" w:cs="Times New Roman"/>
            <w:kern w:val="0"/>
            <w14:ligatures w14:val="none"/>
            <w:rPrChange w:id="288" w:author="Muhammed Bulutay" w:date="2025-11-13T15:21:00Z">
              <w:rPr/>
            </w:rPrChange>
          </w:rPr>
          <w:t xml:space="preserve">ou may think of this as buying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Change w:id="289" w:author="Muhammed Bulutay" w:date="2025-11-13T15:21:00Z">
                    <w:rPr>
                      <w:rFonts w:ascii="Cambria Math" w:hAnsi="Cambria Math"/>
                    </w:rPr>
                  </w:rPrChange>
                </w:rPr>
                <m:t>C</m:t>
              </m:r>
            </m:e>
            <m:sub>
              <m:r>
                <w:rPr>
                  <w:rFonts w:ascii="Cambria Math" w:eastAsia="Times New Roman" w:hAnsi="Cambria Math" w:cs="Times New Roman"/>
                  <w:kern w:val="0"/>
                  <w14:ligatures w14:val="none"/>
                  <w:rPrChange w:id="290" w:author="Muhammed Bulutay" w:date="2025-11-13T15:21:00Z">
                    <w:rPr>
                      <w:rFonts w:ascii="Cambria Math" w:hAnsi="Cambria Math"/>
                    </w:rPr>
                  </w:rPrChange>
                </w:rPr>
                <m:t>1</m:t>
              </m:r>
            </m:sub>
          </m:sSub>
          <m:r>
            <w:rPr>
              <w:rFonts w:ascii="Cambria Math" w:eastAsia="Times New Roman" w:hAnsi="Cambria Math" w:cs="Times New Roman"/>
              <w:kern w:val="0"/>
              <w14:ligatures w14:val="none"/>
              <w:rPrChange w:id="291" w:author="Muhammed Bulutay" w:date="2025-11-13T15:21:00Z">
                <w:rPr>
                  <w:rFonts w:ascii="Cambria Math" w:hAnsi="Cambria Math"/>
                </w:rPr>
              </w:rPrChange>
            </w:rPr>
            <m:t xml:space="preserve">- </m:t>
          </m:r>
          <m:sSub>
            <m:sSubPr>
              <m:ctrlPr>
                <w:rPr>
                  <w:rFonts w:ascii="Cambria Math" w:eastAsia="Times New Roman" w:hAnsi="Cambria Math" w:cs="Times New Roman"/>
                  <w:i/>
                  <w:kern w:val="0"/>
                  <w14:ligatures w14:val="none"/>
                </w:rPr>
              </m:ctrlPr>
            </m:sSubPr>
            <m:e>
              <m:r>
                <w:del w:id="292" w:author="Muhammed Bulutay" w:date="2025-11-13T16:15:00Z">
                  <w:rPr>
                    <w:rFonts w:ascii="Cambria Math" w:eastAsia="Times New Roman" w:hAnsi="Cambria Math" w:cs="Times New Roman"/>
                    <w:kern w:val="0"/>
                    <w14:ligatures w14:val="none"/>
                    <w:rPrChange w:id="293" w:author="Muhammed Bulutay" w:date="2025-11-13T15:21:00Z">
                      <w:rPr>
                        <w:rFonts w:ascii="Cambria Math" w:hAnsi="Cambria Math"/>
                      </w:rPr>
                    </w:rPrChange>
                  </w:rPr>
                  <m:t>Y</m:t>
                </w:del>
              </m:r>
              <m:r>
                <w:ins w:id="294" w:author="Muhammed Bulutay" w:date="2025-11-13T16:15:00Z">
                  <w:rPr>
                    <w:rFonts w:ascii="Cambria Math" w:eastAsia="Times New Roman" w:hAnsi="Cambria Math" w:cs="Times New Roman"/>
                    <w:kern w:val="0"/>
                    <w14:ligatures w14:val="none"/>
                  </w:rPr>
                  <m:t>E</m:t>
                </w:ins>
              </m:r>
            </m:e>
            <m:sub>
              <m:r>
                <w:rPr>
                  <w:rFonts w:ascii="Cambria Math" w:eastAsia="Times New Roman" w:hAnsi="Cambria Math" w:cs="Times New Roman"/>
                  <w:kern w:val="0"/>
                  <w14:ligatures w14:val="none"/>
                  <w:rPrChange w:id="295" w:author="Muhammed Bulutay" w:date="2025-11-13T15:21:00Z">
                    <w:rPr>
                      <w:rFonts w:ascii="Cambria Math" w:hAnsi="Cambria Math"/>
                    </w:rPr>
                  </w:rPrChange>
                </w:rPr>
                <m:t>1</m:t>
              </m:r>
            </m:sub>
          </m:sSub>
        </m:oMath>
        <w:r w:rsidRPr="002C6654">
          <w:rPr>
            <w:rFonts w:ascii="Times New Roman" w:eastAsia="Times New Roman" w:hAnsi="Times New Roman" w:cs="Times New Roman"/>
            <w:kern w:val="0"/>
            <w14:ligatures w14:val="none"/>
          </w:rPr>
          <w:t xml:space="preserve"> units of the good at price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Change w:id="296" w:author="Muhammed Bulutay" w:date="2025-11-13T17:27:00Z">
                    <w:rPr>
                      <w:rFonts w:ascii="Cambria Math" w:hAnsi="Cambria Math"/>
                    </w:rPr>
                  </w:rPrChange>
                </w:rPr>
                <m:t>P</m:t>
              </m:r>
            </m:e>
            <m:sub>
              <m:r>
                <w:rPr>
                  <w:rFonts w:ascii="Cambria Math" w:eastAsia="Times New Roman" w:hAnsi="Cambria Math" w:cs="Times New Roman"/>
                  <w:kern w:val="0"/>
                  <w14:ligatures w14:val="none"/>
                  <w:rPrChange w:id="297" w:author="Muhammed Bulutay" w:date="2025-11-13T17:27:00Z">
                    <w:rPr>
                      <w:rFonts w:ascii="Cambria Math" w:hAnsi="Cambria Math"/>
                    </w:rPr>
                  </w:rPrChange>
                </w:rPr>
                <m:t>1</m:t>
              </m:r>
            </m:sub>
          </m:sSub>
          <m:r>
            <w:ins w:id="298" w:author="frank.heinemann" w:date="2025-11-14T15:45:00Z">
              <w:rPr>
                <w:rFonts w:ascii="Cambria Math" w:eastAsia="Times New Roman" w:hAnsi="Cambria Math" w:cs="Times New Roman"/>
                <w:kern w:val="0"/>
                <w14:ligatures w14:val="none"/>
              </w:rPr>
              <m:t>=1</m:t>
            </w:ins>
          </m:r>
        </m:oMath>
        <w:r w:rsidRPr="002C6654">
          <w:rPr>
            <w:rFonts w:ascii="Times New Roman" w:eastAsia="Times New Roman" w:hAnsi="Times New Roman" w:cs="Times New Roman"/>
            <w:kern w:val="0"/>
            <w14:ligatures w14:val="none"/>
          </w:rPr>
          <w:t xml:space="preserve">. </w:t>
        </w:r>
      </w:moveTo>
    </w:p>
    <w:p w14:paraId="24F0657E" w14:textId="2A51C444" w:rsidR="00B454C8" w:rsidRPr="002C6654" w:rsidDel="00E01505" w:rsidRDefault="00B454C8">
      <w:pPr>
        <w:pStyle w:val="Listenabsatz"/>
        <w:numPr>
          <w:ilvl w:val="0"/>
          <w:numId w:val="7"/>
        </w:numPr>
        <w:spacing w:before="100" w:beforeAutospacing="1" w:after="120" w:line="240" w:lineRule="auto"/>
        <w:jc w:val="both"/>
        <w:rPr>
          <w:del w:id="299" w:author="Muhammed Bulutay" w:date="2025-11-13T15:22:00Z"/>
          <w:rFonts w:ascii="Times New Roman" w:eastAsia="Times New Roman" w:hAnsi="Times New Roman" w:cs="Times New Roman"/>
          <w:kern w:val="0"/>
          <w14:ligatures w14:val="none"/>
        </w:rPr>
        <w:pPrChange w:id="300" w:author="Muhammed Bulutay" w:date="2025-11-13T16:15:00Z">
          <w:pPr>
            <w:spacing w:before="100" w:beforeAutospacing="1" w:after="120" w:line="300" w:lineRule="atLeast"/>
            <w:jc w:val="both"/>
          </w:pPr>
        </w:pPrChange>
      </w:pPr>
      <w:del w:id="301" w:author="Muhammed Bulutay" w:date="2025-11-13T16:15:00Z">
        <w:r w:rsidRPr="002C6654" w:rsidDel="00D70AD9">
          <w:rPr>
            <w:rFonts w:ascii="Times New Roman" w:eastAsia="Times New Roman" w:hAnsi="Times New Roman" w:cs="Times New Roman"/>
            <w:kern w:val="0"/>
            <w14:ligatures w14:val="none"/>
          </w:rPr>
          <w:delText xml:space="preserve">Thus, </w:delText>
        </w:r>
      </w:del>
      <w:moveFromRangeStart w:id="302" w:author="Muhammed Bulutay" w:date="2025-11-13T16:14:00Z" w:name="move213942899"/>
      <w:moveFrom w:id="303" w:author="Muhammed Bulutay" w:date="2025-11-13T16:14:00Z">
        <w:r w:rsidRPr="002C6654" w:rsidDel="00D70AD9">
          <w:rPr>
            <w:rFonts w:ascii="Times New Roman" w:eastAsia="Times New Roman" w:hAnsi="Times New Roman" w:cs="Times New Roman"/>
            <w:kern w:val="0"/>
            <w14:ligatures w14:val="none"/>
          </w:rPr>
          <w:t xml:space="preserve">you </w:t>
        </w:r>
        <w:r w:rsidRPr="002C6654" w:rsidDel="00D70AD9">
          <w:rPr>
            <w:rFonts w:ascii="Times New Roman" w:eastAsia="Times New Roman" w:hAnsi="Times New Roman" w:cs="Times New Roman"/>
            <w:i/>
            <w:iCs/>
            <w:kern w:val="0"/>
            <w14:ligatures w14:val="none"/>
          </w:rPr>
          <w:t>borrow</w:t>
        </w:r>
        <w:r w:rsidRPr="002C6654" w:rsidDel="00D70AD9">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Change w:id="304" w:author="Muhammed Bulutay" w:date="2025-11-13T17:27:00Z">
                    <w:rPr>
                      <w:rFonts w:ascii="Cambria Math" w:hAnsi="Cambria Math"/>
                    </w:rPr>
                  </w:rPrChange>
                </w:rPr>
                <m:t>C</m:t>
              </m:r>
            </m:e>
            <m:sub>
              <m:r>
                <w:rPr>
                  <w:rFonts w:ascii="Cambria Math" w:eastAsia="Times New Roman" w:hAnsi="Cambria Math" w:cs="Times New Roman"/>
                  <w:kern w:val="0"/>
                  <w14:ligatures w14:val="none"/>
                  <w:rPrChange w:id="305" w:author="Muhammed Bulutay" w:date="2025-11-13T17:27:00Z">
                    <w:rPr>
                      <w:rFonts w:ascii="Cambria Math" w:hAnsi="Cambria Math"/>
                    </w:rPr>
                  </w:rPrChange>
                </w:rPr>
                <m:t>1</m:t>
              </m:r>
            </m:sub>
          </m:sSub>
          <m:r>
            <w:rPr>
              <w:rFonts w:ascii="Cambria Math" w:eastAsia="Times New Roman" w:hAnsi="Cambria Math" w:cs="Times New Roman"/>
              <w:kern w:val="0"/>
              <w14:ligatures w14:val="none"/>
              <w:rPrChange w:id="306" w:author="Muhammed Bulutay" w:date="2025-11-13T17:27:00Z">
                <w:rPr>
                  <w:rFonts w:ascii="Cambria Math" w:hAnsi="Cambria Math"/>
                </w:rPr>
              </w:rPrChange>
            </w:rPr>
            <m:t xml:space="preserve">-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Change w:id="307" w:author="Muhammed Bulutay" w:date="2025-11-13T17:27:00Z">
                    <w:rPr>
                      <w:rFonts w:ascii="Cambria Math" w:hAnsi="Cambria Math"/>
                    </w:rPr>
                  </w:rPrChange>
                </w:rPr>
                <m:t>Y</m:t>
              </m:r>
            </m:e>
            <m:sub>
              <m:r>
                <w:rPr>
                  <w:rFonts w:ascii="Cambria Math" w:eastAsia="Times New Roman" w:hAnsi="Cambria Math" w:cs="Times New Roman"/>
                  <w:kern w:val="0"/>
                  <w14:ligatures w14:val="none"/>
                  <w:rPrChange w:id="308" w:author="Muhammed Bulutay" w:date="2025-11-13T17:27:00Z">
                    <w:rPr>
                      <w:rFonts w:ascii="Cambria Math" w:hAnsi="Cambria Math"/>
                    </w:rPr>
                  </w:rPrChange>
                </w:rPr>
                <m:t>1</m:t>
              </m:r>
            </m:sub>
          </m:sSub>
        </m:oMath>
        <w:moveFrom w:id="309" w:author="Muhammed Bulutay" w:date="2025-11-13T16:14:00Z">
          <w:r w:rsidRPr="002C6654" w:rsidDel="00D70AD9">
            <w:rPr>
              <w:rFonts w:ascii="Times New Roman" w:eastAsia="Times New Roman" w:hAnsi="Times New Roman" w:cs="Times New Roman"/>
              <w:kern w:val="0"/>
              <w14:ligatures w14:val="none"/>
            </w:rPr>
            <w:t xml:space="preserve"> units of money, that you must repay in Period 2. </w:t>
          </w:r>
        </w:moveFrom>
        <w:moveFromRangeEnd w:id="302"/>
      </w:moveFrom>
    </w:p>
    <w:p w14:paraId="357255FC" w14:textId="73ED1C67" w:rsidR="00B454C8" w:rsidRPr="002C6654" w:rsidDel="00E01505" w:rsidRDefault="00B454C8" w:rsidP="002C6654">
      <w:pPr>
        <w:pStyle w:val="Listenabsatz"/>
        <w:rPr>
          <w:del w:id="310" w:author="Muhammed Bulutay" w:date="2025-11-13T15:22:00Z"/>
          <w:rFonts w:ascii="Times New Roman" w:hAnsi="Times New Roman" w:cs="Times New Roman"/>
        </w:rPr>
      </w:pPr>
      <w:r w:rsidRPr="002C6654">
        <w:rPr>
          <w:rFonts w:ascii="Times New Roman" w:hAnsi="Times New Roman" w:cs="Times New Roman"/>
        </w:rPr>
        <w:t xml:space="preserve">These borrowings will be repaid by selling a part of your endowment in Period 2 at the price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2</m:t>
            </m:r>
          </m:sub>
        </m:sSub>
      </m:oMath>
      <w:r w:rsidRPr="002C6654">
        <w:rPr>
          <w:rFonts w:ascii="Times New Roman" w:hAnsi="Times New Roman" w:cs="Times New Roman"/>
        </w:rPr>
        <w:t>.</w:t>
      </w:r>
    </w:p>
    <w:p w14:paraId="33364566" w14:textId="77777777" w:rsidR="00E01505" w:rsidRPr="002C6654" w:rsidRDefault="00E01505">
      <w:pPr>
        <w:pStyle w:val="Listenabsatz"/>
        <w:numPr>
          <w:ilvl w:val="0"/>
          <w:numId w:val="7"/>
        </w:numPr>
        <w:spacing w:before="100" w:beforeAutospacing="1" w:after="120" w:line="240" w:lineRule="auto"/>
        <w:jc w:val="both"/>
        <w:rPr>
          <w:ins w:id="311" w:author="Muhammed Bulutay" w:date="2025-11-13T15:22:00Z"/>
          <w:rFonts w:ascii="Times New Roman" w:hAnsi="Times New Roman" w:cs="Times New Roman"/>
        </w:rPr>
        <w:pPrChange w:id="312" w:author="Muhammed Bulutay" w:date="2025-11-13T16:15:00Z">
          <w:pPr>
            <w:spacing w:before="100" w:beforeAutospacing="1" w:after="120" w:line="300" w:lineRule="atLeast"/>
            <w:jc w:val="both"/>
          </w:pPr>
        </w:pPrChange>
      </w:pPr>
      <w:ins w:id="313" w:author="Muhammed Bulutay" w:date="2025-11-13T15:22:00Z">
        <w:r w:rsidRPr="002C6654">
          <w:rPr>
            <w:rFonts w:ascii="Times New Roman" w:hAnsi="Times New Roman" w:cs="Times New Roman"/>
          </w:rPr>
          <w:t xml:space="preserve"> </w:t>
        </w:r>
      </w:ins>
      <w:r w:rsidR="00B454C8" w:rsidRPr="002C6654">
        <w:rPr>
          <w:rFonts w:ascii="Times New Roman" w:hAnsi="Times New Roman" w:cs="Times New Roman"/>
        </w:rPr>
        <w:t>Then, your Period 2 consumption will be</w:t>
      </w:r>
    </w:p>
    <w:p w14:paraId="47EE0416" w14:textId="2921DAD3" w:rsidR="00E01505" w:rsidRPr="002C6654" w:rsidRDefault="00000000">
      <w:pPr>
        <w:spacing w:before="100" w:beforeAutospacing="1" w:after="120" w:line="240" w:lineRule="auto"/>
        <w:jc w:val="center"/>
        <w:rPr>
          <w:ins w:id="314" w:author="Muhammed Bulutay" w:date="2025-11-13T15:20:00Z"/>
          <w:rFonts w:ascii="Times New Roman" w:eastAsia="Times New Roman" w:hAnsi="Times New Roman" w:cs="Times New Roman"/>
          <w:kern w:val="0"/>
          <w:sz w:val="22"/>
          <w:szCs w:val="22"/>
          <w14:ligatures w14:val="none"/>
        </w:rPr>
        <w:pPrChange w:id="315" w:author="Muhammed Bulutay" w:date="2025-11-13T15:26:00Z">
          <w:pPr>
            <w:spacing w:before="100" w:beforeAutospacing="1" w:after="120" w:line="300" w:lineRule="atLeast"/>
            <w:jc w:val="both"/>
          </w:pPr>
        </w:pPrChange>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del w:id="316" w:author="Muhammed Bulutay" w:date="2025-11-13T15:22:00Z">
                <w:rPr>
                  <w:rFonts w:ascii="Cambria Math" w:eastAsia="Times New Roman" w:hAnsi="Cambria Math" w:cs="Times New Roman"/>
                  <w:kern w:val="0"/>
                  <w14:ligatures w14:val="none"/>
                </w:rPr>
                <m:t>Y</m:t>
              </w:del>
            </m:r>
            <m:r>
              <w:ins w:id="317" w:author="Muhammed Bulutay" w:date="2025-11-13T15:22:00Z">
                <w:rPr>
                  <w:rFonts w:ascii="Cambria Math" w:eastAsia="Times New Roman" w:hAnsi="Cambria Math" w:cs="Times New Roman"/>
                  <w:kern w:val="0"/>
                  <w14:ligatures w14:val="none"/>
                </w:rPr>
                <m:t>E</m:t>
              </w:ins>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f>
          <m:fPr>
            <m:ctrlPr>
              <w:rPr>
                <w:rFonts w:ascii="Cambria Math" w:eastAsia="Times New Roman" w:hAnsi="Cambria Math" w:cs="Times New Roman"/>
                <w:i/>
                <w:kern w:val="0"/>
                <w14:ligatures w14:val="none"/>
              </w:rPr>
            </m:ctrlPr>
          </m:fPr>
          <m:num>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del w:id="318" w:author="Muhammed Bulutay" w:date="2025-11-13T15:22:00Z">
                    <w:rPr>
                      <w:rFonts w:ascii="Cambria Math" w:eastAsia="Times New Roman" w:hAnsi="Cambria Math" w:cs="Times New Roman"/>
                      <w:kern w:val="0"/>
                      <w14:ligatures w14:val="none"/>
                    </w:rPr>
                    <m:t>Y</m:t>
                  </w:del>
                </m:r>
                <m:r>
                  <w:ins w:id="319" w:author="Muhammed Bulutay" w:date="2025-11-13T15:22:00Z">
                    <w:rPr>
                      <w:rFonts w:ascii="Cambria Math" w:eastAsia="Times New Roman" w:hAnsi="Cambria Math" w:cs="Times New Roman"/>
                      <w:kern w:val="0"/>
                      <w14:ligatures w14:val="none"/>
                    </w:rPr>
                    <m:t>E</m:t>
                  </w:ins>
                </m:r>
              </m:e>
              <m:sub>
                <m:r>
                  <w:rPr>
                    <w:rFonts w:ascii="Cambria Math" w:eastAsia="Times New Roman" w:hAnsi="Cambria Math" w:cs="Times New Roman"/>
                    <w:kern w:val="0"/>
                    <w14:ligatures w14:val="none"/>
                  </w:rPr>
                  <m:t>1</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den>
        </m:f>
      </m:oMath>
      <w:del w:id="320" w:author="Muhammed Bulutay" w:date="2025-11-13T15:22:00Z">
        <w:r w:rsidR="00B454C8" w:rsidRPr="002C6654" w:rsidDel="00E01505">
          <w:rPr>
            <w:rFonts w:ascii="Times New Roman" w:eastAsia="Times New Roman" w:hAnsi="Times New Roman" w:cs="Times New Roman"/>
            <w:kern w:val="0"/>
            <w:sz w:val="22"/>
            <w:szCs w:val="22"/>
            <w14:ligatures w14:val="none"/>
          </w:rPr>
          <w:delText>.</w:delText>
        </w:r>
      </w:del>
    </w:p>
    <w:p w14:paraId="0F1D2B59" w14:textId="77777777" w:rsidR="00E01505" w:rsidRPr="00D90F21" w:rsidRDefault="00E01505" w:rsidP="005269C8">
      <w:pPr>
        <w:spacing w:before="100" w:beforeAutospacing="1" w:after="120" w:line="240" w:lineRule="auto"/>
        <w:jc w:val="both"/>
        <w:rPr>
          <w:ins w:id="321" w:author="Muhammed Bulutay" w:date="2025-11-13T15:20:00Z"/>
          <w:rFonts w:ascii="Times New Roman" w:eastAsia="Times New Roman" w:hAnsi="Times New Roman" w:cs="Times New Roman"/>
          <w:kern w:val="0"/>
          <w14:ligatures w14:val="none"/>
        </w:rPr>
      </w:pPr>
      <w:ins w:id="322" w:author="Muhammed Bulutay" w:date="2025-11-13T15:20:00Z">
        <w:r w:rsidRPr="00D90F21">
          <w:rPr>
            <w:rFonts w:ascii="Times New Roman" w:eastAsia="Times New Roman" w:hAnsi="Times New Roman" w:cs="Times New Roman"/>
            <w:kern w:val="0"/>
            <w14:ligatures w14:val="none"/>
          </w:rPr>
          <w:t>There is no interest earned on saving, nor is there any interest charged on borrowing.</w:t>
        </w:r>
      </w:ins>
    </w:p>
    <w:p w14:paraId="01B4C604" w14:textId="6D14A908" w:rsidR="00E01505" w:rsidDel="00E01505" w:rsidRDefault="00E01505" w:rsidP="005269C8">
      <w:pPr>
        <w:spacing w:before="100" w:beforeAutospacing="1" w:after="120" w:line="240" w:lineRule="auto"/>
        <w:jc w:val="both"/>
        <w:rPr>
          <w:del w:id="323" w:author="Muhammed Bulutay" w:date="2025-11-13T15:20:00Z"/>
          <w:rFonts w:ascii="Times New Roman" w:eastAsia="Times New Roman" w:hAnsi="Times New Roman" w:cs="Times New Roman"/>
          <w:kern w:val="0"/>
          <w14:ligatures w14:val="none"/>
        </w:rPr>
      </w:pPr>
    </w:p>
    <w:p w14:paraId="453B76CF" w14:textId="1B2E56D9" w:rsidR="00B454C8" w:rsidRPr="00B454C8" w:rsidRDefault="00B454C8" w:rsidP="005269C8">
      <w:pPr>
        <w:spacing w:before="100" w:beforeAutospacing="1" w:after="120"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Constraints on your consumption choice</w:t>
      </w:r>
    </w:p>
    <w:p w14:paraId="23957954" w14:textId="2BE03830" w:rsidR="00AE595C" w:rsidRDefault="00B454C8" w:rsidP="005269C8">
      <w:pPr>
        <w:spacing w:before="100" w:beforeAutospacing="1" w:after="120" w:line="240" w:lineRule="auto"/>
        <w:jc w:val="both"/>
        <w:rPr>
          <w:rFonts w:ascii="Times New Roman" w:eastAsia="Times New Roman" w:hAnsi="Times New Roman" w:cs="Times New Roman"/>
          <w:kern w:val="0"/>
          <w14:ligatures w14:val="none"/>
        </w:rPr>
      </w:pPr>
      <w:del w:id="324" w:author="Muhammed Bulutay" w:date="2025-11-13T16:20:00Z">
        <w:r w:rsidDel="00D70AD9">
          <w:rPr>
            <w:rFonts w:ascii="Times New Roman" w:eastAsia="Times New Roman" w:hAnsi="Times New Roman" w:cs="Times New Roman"/>
            <w:kern w:val="0"/>
            <w14:ligatures w14:val="none"/>
          </w:rPr>
          <w:delText>To make sure that you consume at least 1 unit of the good in each period</w:delText>
        </w:r>
        <w:r w:rsidR="00AE595C" w:rsidDel="00D70AD9">
          <w:rPr>
            <w:rFonts w:ascii="Times New Roman" w:eastAsia="Times New Roman" w:hAnsi="Times New Roman" w:cs="Times New Roman"/>
            <w:kern w:val="0"/>
            <w14:ligatures w14:val="none"/>
          </w:rPr>
          <w:delText xml:space="preserve"> even if you have to repay your borrowing, we restrict y</w:delText>
        </w:r>
      </w:del>
      <w:ins w:id="325" w:author="Muhammed Bulutay" w:date="2025-11-13T16:20:00Z">
        <w:r w:rsidR="00D70AD9">
          <w:rPr>
            <w:rFonts w:ascii="Times New Roman" w:eastAsia="Times New Roman" w:hAnsi="Times New Roman" w:cs="Times New Roman"/>
            <w:kern w:val="0"/>
            <w14:ligatures w14:val="none"/>
          </w:rPr>
          <w:t>Y</w:t>
        </w:r>
      </w:ins>
      <w:r w:rsidR="00AE595C">
        <w:rPr>
          <w:rFonts w:ascii="Times New Roman" w:eastAsia="Times New Roman" w:hAnsi="Times New Roman" w:cs="Times New Roman"/>
          <w:kern w:val="0"/>
          <w14:ligatures w14:val="none"/>
        </w:rPr>
        <w:t xml:space="preserve">our consumption choice </w:t>
      </w:r>
      <w:ins w:id="326" w:author="Muhammed Bulutay" w:date="2025-11-13T16:20:00Z">
        <w:r w:rsidR="00D70AD9">
          <w:rPr>
            <w:rFonts w:ascii="Times New Roman" w:eastAsia="Times New Roman" w:hAnsi="Times New Roman" w:cs="Times New Roman"/>
            <w:kern w:val="0"/>
            <w14:ligatures w14:val="none"/>
          </w:rPr>
          <w:t>is</w:t>
        </w:r>
      </w:ins>
      <w:del w:id="327" w:author="Muhammed Bulutay" w:date="2025-11-13T16:20:00Z">
        <w:r w:rsidR="00AE595C" w:rsidDel="00D70AD9">
          <w:rPr>
            <w:rFonts w:ascii="Times New Roman" w:eastAsia="Times New Roman" w:hAnsi="Times New Roman" w:cs="Times New Roman"/>
            <w:kern w:val="0"/>
            <w14:ligatures w14:val="none"/>
          </w:rPr>
          <w:delText>by</w:delText>
        </w:r>
      </w:del>
      <w:ins w:id="328" w:author="Muhammed Bulutay" w:date="2025-11-13T16:20:00Z">
        <w:r w:rsidR="00D70AD9">
          <w:rPr>
            <w:rFonts w:ascii="Times New Roman" w:eastAsia="Times New Roman" w:hAnsi="Times New Roman" w:cs="Times New Roman"/>
            <w:kern w:val="0"/>
            <w14:ligatures w14:val="none"/>
          </w:rPr>
          <w:t xml:space="preserve"> restricted to be in the range:</w:t>
        </w:r>
      </w:ins>
    </w:p>
    <w:p w14:paraId="6FAFDB0C" w14:textId="5F437720" w:rsidR="00AE595C" w:rsidRPr="002C6654" w:rsidDel="00D70AD9" w:rsidRDefault="00D90F21" w:rsidP="002C6654">
      <w:pPr>
        <w:jc w:val="center"/>
        <w:rPr>
          <w:del w:id="329" w:author="Muhammed Bulutay" w:date="2025-11-13T16:20:00Z"/>
          <w:rFonts w:ascii="Times New Roman" w:eastAsia="Times New Roman" w:hAnsi="Times New Roman" w:cs="Times New Roman"/>
          <w:kern w:val="0"/>
          <w14:ligatures w14:val="none"/>
        </w:rPr>
      </w:pPr>
      <m:oMath>
        <m:r>
          <w:del w:id="330" w:author="Muhammed Bulutay" w:date="2025-11-13T16:20:00Z">
            <w:rPr>
              <w:rFonts w:ascii="Cambria Math" w:eastAsia="Times New Roman" w:hAnsi="Cambria Math" w:cs="Times New Roman"/>
              <w:kern w:val="0"/>
              <w14:ligatures w14:val="none"/>
            </w:rPr>
            <m:t>≥1</m:t>
          </w:del>
        </m:r>
      </m:oMath>
      <w:del w:id="331" w:author="Muhammed Bulutay" w:date="2025-11-13T16:20:00Z">
        <w:r w:rsidR="00AE595C" w:rsidRPr="002C6654" w:rsidDel="00D70AD9">
          <w:rPr>
            <w:rFonts w:ascii="Times New Roman" w:eastAsia="Times New Roman" w:hAnsi="Times New Roman" w:cs="Times New Roman"/>
            <w:kern w:val="0"/>
            <w14:ligatures w14:val="none"/>
          </w:rPr>
          <w:delText>,</w:delText>
        </w:r>
      </w:del>
    </w:p>
    <w:p w14:paraId="08D8EDF1" w14:textId="6036FC20" w:rsidR="00AE595C" w:rsidRPr="00AE595C" w:rsidDel="00D70AD9" w:rsidRDefault="00AE595C" w:rsidP="002C6654">
      <w:pPr>
        <w:jc w:val="center"/>
        <w:rPr>
          <w:del w:id="332" w:author="Muhammed Bulutay" w:date="2025-11-13T16:20:00Z"/>
          <w:rFonts w:ascii="Times New Roman" w:hAnsi="Times New Roman"/>
        </w:rPr>
      </w:pPr>
    </w:p>
    <w:p w14:paraId="5425DCFA" w14:textId="02A40645" w:rsidR="00AE595C" w:rsidRPr="00714A79" w:rsidRDefault="00D70AD9" w:rsidP="002C6654">
      <w:pPr>
        <w:pStyle w:val="Listenabsatz"/>
        <w:spacing w:before="100" w:beforeAutospacing="1" w:after="120" w:line="240" w:lineRule="auto"/>
        <w:jc w:val="center"/>
        <w:rPr>
          <w:rFonts w:ascii="Times New Roman" w:eastAsia="Times New Roman" w:hAnsi="Times New Roman" w:cs="Times New Roman"/>
          <w:kern w:val="0"/>
          <w14:ligatures w14:val="none"/>
        </w:rPr>
      </w:pPr>
      <m:oMath>
        <m:r>
          <w:ins w:id="333" w:author="Muhammed Bulutay" w:date="2025-11-13T16:19:00Z">
            <w:rPr>
              <w:rFonts w:ascii="Cambria Math" w:eastAsia="Times New Roman" w:hAnsi="Cambria Math" w:cs="Times New Roman"/>
              <w:kern w:val="0"/>
              <w14:ligatures w14:val="none"/>
            </w:rPr>
            <m:t>1</m:t>
          </w:ins>
        </m:r>
        <m:sSub>
          <m:sSubPr>
            <m:ctrlPr>
              <w:rPr>
                <w:rFonts w:ascii="Cambria Math" w:eastAsia="Times New Roman" w:hAnsi="Cambria Math" w:cs="Times New Roman"/>
                <w:i/>
                <w:kern w:val="0"/>
                <w14:ligatures w14:val="none"/>
              </w:rPr>
            </m:ctrlPr>
          </m:sSubPr>
          <m:e>
            <m:r>
              <w:ins w:id="334" w:author="Muhammed Bulutay" w:date="2025-11-13T16:19:00Z">
                <w:rPr>
                  <w:rFonts w:ascii="Cambria Math" w:eastAsia="Times New Roman" w:hAnsi="Cambria Math" w:cs="Times New Roman"/>
                  <w:kern w:val="0"/>
                  <w14:ligatures w14:val="none"/>
                </w:rPr>
                <m:t>≤</m:t>
              </w:ins>
            </m:r>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del w:id="335" w:author="Muhammed Bulutay" w:date="2025-11-13T16:19:00Z">
                <w:rPr>
                  <w:rFonts w:ascii="Cambria Math" w:eastAsia="Times New Roman" w:hAnsi="Cambria Math" w:cs="Times New Roman"/>
                  <w:kern w:val="0"/>
                  <w14:ligatures w14:val="none"/>
                </w:rPr>
                <m:t>Y</m:t>
              </w:del>
            </m:r>
            <m:r>
              <w:ins w:id="336" w:author="Muhammed Bulutay" w:date="2025-11-13T16:19:00Z">
                <w:rPr>
                  <w:rFonts w:ascii="Cambria Math" w:eastAsia="Times New Roman" w:hAnsi="Cambria Math" w:cs="Times New Roman"/>
                  <w:kern w:val="0"/>
                  <w14:ligatures w14:val="none"/>
                </w:rPr>
                <m:t>E</m:t>
              </w:ins>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f>
          <m:fPr>
            <m:ctrlPr>
              <w:rPr>
                <w:rFonts w:ascii="Cambria Math" w:eastAsia="Times New Roman" w:hAnsi="Cambria Math" w:cs="Times New Roman"/>
                <w:i/>
                <w:kern w:val="0"/>
                <w14:ligatures w14:val="none"/>
              </w:rPr>
            </m:ctrlPr>
          </m:fPr>
          <m:num>
            <m:sSub>
              <m:sSubPr>
                <m:ctrlPr>
                  <w:rPr>
                    <w:rFonts w:ascii="Cambria Math" w:eastAsia="Times New Roman" w:hAnsi="Cambria Math" w:cs="Times New Roman"/>
                    <w:i/>
                    <w:kern w:val="0"/>
                    <w14:ligatures w14:val="none"/>
                  </w:rPr>
                </m:ctrlPr>
              </m:sSubPr>
              <m:e>
                <m:r>
                  <w:del w:id="337" w:author="Muhammed Bulutay" w:date="2025-11-13T16:19:00Z">
                    <w:rPr>
                      <w:rFonts w:ascii="Cambria Math" w:eastAsia="Times New Roman" w:hAnsi="Cambria Math" w:cs="Times New Roman"/>
                      <w:kern w:val="0"/>
                      <w14:ligatures w14:val="none"/>
                    </w:rPr>
                    <m:t>Y</m:t>
                  </w:del>
                </m:r>
                <m:r>
                  <w:ins w:id="338" w:author="Muhammed Bulutay" w:date="2025-11-13T16:19:00Z">
                    <w:rPr>
                      <w:rFonts w:ascii="Cambria Math" w:eastAsia="Times New Roman" w:hAnsi="Cambria Math" w:cs="Times New Roman"/>
                      <w:kern w:val="0"/>
                      <w14:ligatures w14:val="none"/>
                    </w:rPr>
                    <m:t>E</m:t>
                  </w:ins>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- 1</m:t>
            </m:r>
          </m:num>
          <m:den>
            <m:r>
              <w:rPr>
                <w:rFonts w:ascii="Cambria Math" w:eastAsia="Times New Roman" w:hAnsi="Cambria Math" w:cs="Times New Roman"/>
                <w:kern w:val="0"/>
                <w14:ligatures w14:val="none"/>
              </w:rPr>
              <m:t>2</m:t>
            </m:r>
          </m:den>
        </m:f>
      </m:oMath>
      <w:r w:rsidR="00AE595C">
        <w:rPr>
          <w:rFonts w:ascii="Times New Roman" w:eastAsia="Times New Roman" w:hAnsi="Times New Roman" w:cs="Times New Roman"/>
          <w:kern w:val="0"/>
          <w14:ligatures w14:val="none"/>
        </w:rPr>
        <w:t xml:space="preserve"> .</w:t>
      </w:r>
    </w:p>
    <w:p w14:paraId="0894EBC7" w14:textId="2C7A6C69" w:rsidR="00AE595C" w:rsidRPr="00AE595C" w:rsidDel="00D70AD9" w:rsidRDefault="00AE595C" w:rsidP="005269C8">
      <w:pPr>
        <w:spacing w:before="100" w:beforeAutospacing="1" w:after="120" w:line="240" w:lineRule="auto"/>
        <w:jc w:val="both"/>
        <w:rPr>
          <w:del w:id="339" w:author="Muhammed Bulutay" w:date="2025-11-13T16:21:00Z"/>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w:t>
      </w:r>
      <w:ins w:id="340" w:author="Muhammed Bulutay" w:date="2025-11-13T16:20:00Z">
        <w:r w:rsidR="00D70AD9">
          <w:rPr>
            <w:rFonts w:ascii="Times New Roman" w:eastAsia="Times New Roman" w:hAnsi="Times New Roman" w:cs="Times New Roman"/>
            <w:kern w:val="0"/>
            <w14:ligatures w14:val="none"/>
          </w:rPr>
          <w:t xml:space="preserve">is restriction makes sure that you consume at least 1 unit of the good in each period even if you have to repay your borrowing and </w:t>
        </w:r>
      </w:ins>
      <w:del w:id="341" w:author="Muhammed Bulutay" w:date="2025-11-13T16:20:00Z">
        <w:r w:rsidDel="00D70AD9">
          <w:rPr>
            <w:rFonts w:ascii="Times New Roman" w:eastAsia="Times New Roman" w:hAnsi="Times New Roman" w:cs="Times New Roman"/>
            <w:kern w:val="0"/>
            <w14:ligatures w14:val="none"/>
          </w:rPr>
          <w:delText xml:space="preserve">e </w:delText>
        </w:r>
      </w:del>
      <w:del w:id="342" w:author="Muhammed Bulutay" w:date="2025-11-13T16:21:00Z">
        <w:r w:rsidDel="00D70AD9">
          <w:rPr>
            <w:rFonts w:ascii="Times New Roman" w:eastAsia="Times New Roman" w:hAnsi="Times New Roman" w:cs="Times New Roman"/>
            <w:kern w:val="0"/>
            <w14:ligatures w14:val="none"/>
          </w:rPr>
          <w:delText xml:space="preserve">second restriction makes sure </w:delText>
        </w:r>
      </w:del>
      <w:r>
        <w:rPr>
          <w:rFonts w:ascii="Times New Roman" w:eastAsia="Times New Roman" w:hAnsi="Times New Roman" w:cs="Times New Roman"/>
          <w:kern w:val="0"/>
          <w14:ligatures w14:val="none"/>
        </w:rPr>
        <w:t xml:space="preserve">that </w:t>
      </w:r>
      <w:r w:rsidR="00714A79">
        <w:rPr>
          <w:rFonts w:ascii="Times New Roman" w:eastAsia="Times New Roman" w:hAnsi="Times New Roman" w:cs="Times New Roman"/>
          <w:kern w:val="0"/>
          <w14:ligatures w14:val="none"/>
        </w:rPr>
        <w:t xml:space="preserve">you </w:t>
      </w:r>
      <w:r>
        <w:rPr>
          <w:rFonts w:ascii="Times New Roman" w:eastAsia="Times New Roman" w:hAnsi="Times New Roman" w:cs="Times New Roman"/>
          <w:kern w:val="0"/>
          <w14:ligatures w14:val="none"/>
        </w:rPr>
        <w:t>will always be able to repay your borrowing whatever the price in Period 2 will be</w:t>
      </w:r>
      <w:del w:id="343" w:author="Muhammed Bulutay" w:date="2025-11-13T16:21:00Z">
        <w:r w:rsidDel="00D70AD9">
          <w:rPr>
            <w:rFonts w:ascii="Times New Roman" w:eastAsia="Times New Roman" w:hAnsi="Times New Roman" w:cs="Times New Roman"/>
            <w:kern w:val="0"/>
            <w14:ligatures w14:val="none"/>
          </w:rPr>
          <w:delText xml:space="preserve"> and still consume at least one unit of the good in Period 2.</w:delText>
        </w:r>
      </w:del>
      <w:ins w:id="344" w:author="Muhammed Bulutay" w:date="2025-11-13T16:21:00Z">
        <w:r w:rsidR="00D70AD9">
          <w:rPr>
            <w:rFonts w:ascii="Times New Roman" w:eastAsia="Times New Roman" w:hAnsi="Times New Roman" w:cs="Times New Roman"/>
            <w:kern w:val="0"/>
            <w14:ligatures w14:val="none"/>
          </w:rPr>
          <w:t>.</w:t>
        </w:r>
      </w:ins>
    </w:p>
    <w:p w14:paraId="7F7EA6A4" w14:textId="70FA701A" w:rsidR="006669B2" w:rsidDel="00D70AD9" w:rsidRDefault="006669B2" w:rsidP="005269C8">
      <w:pPr>
        <w:spacing w:before="100" w:beforeAutospacing="1" w:after="120" w:line="240" w:lineRule="auto"/>
        <w:jc w:val="both"/>
        <w:rPr>
          <w:del w:id="345" w:author="Muhammed Bulutay" w:date="2025-11-13T16:21:00Z"/>
          <w:rFonts w:ascii="Times New Roman" w:eastAsia="Times New Roman" w:hAnsi="Times New Roman" w:cs="Times New Roman"/>
          <w:kern w:val="0"/>
          <w14:ligatures w14:val="none"/>
        </w:rPr>
      </w:pPr>
      <w:commentRangeStart w:id="346"/>
      <w:commentRangeStart w:id="347"/>
      <w:del w:id="348" w:author="Muhammed Bulutay" w:date="2025-11-13T16:21:00Z">
        <w:r w:rsidDel="00D70AD9">
          <w:rPr>
            <w:rFonts w:ascii="Times New Roman" w:eastAsia="Times New Roman" w:hAnsi="Times New Roman" w:cs="Times New Roman"/>
            <w:kern w:val="0"/>
            <w14:ligatures w14:val="none"/>
          </w:rPr>
          <w:delText xml:space="preserve">You can choose your consumption </w:delText>
        </w:r>
      </w:del>
      <m:oMath>
        <m:sSub>
          <m:sSubPr>
            <m:ctrlPr>
              <w:del w:id="349" w:author="Muhammed Bulutay" w:date="2025-11-13T16:21:00Z">
                <w:rPr>
                  <w:rFonts w:ascii="Cambria Math" w:eastAsia="Times New Roman" w:hAnsi="Cambria Math" w:cs="Times New Roman"/>
                  <w:i/>
                  <w:kern w:val="0"/>
                  <w14:ligatures w14:val="none"/>
                </w:rPr>
              </w:del>
            </m:ctrlPr>
          </m:sSubPr>
          <m:e>
            <m:r>
              <w:del w:id="350" w:author="Muhammed Bulutay" w:date="2025-11-13T16:21:00Z">
                <w:rPr>
                  <w:rFonts w:ascii="Cambria Math" w:eastAsia="Times New Roman" w:hAnsi="Cambria Math" w:cs="Times New Roman"/>
                  <w:kern w:val="0"/>
                  <w14:ligatures w14:val="none"/>
                </w:rPr>
                <m:t>C</m:t>
              </w:del>
            </m:r>
          </m:e>
          <m:sub>
            <m:r>
              <w:del w:id="351" w:author="Muhammed Bulutay" w:date="2025-11-13T16:21:00Z">
                <w:rPr>
                  <w:rFonts w:ascii="Cambria Math" w:eastAsia="Times New Roman" w:hAnsi="Cambria Math" w:cs="Times New Roman"/>
                  <w:kern w:val="0"/>
                  <w14:ligatures w14:val="none"/>
                </w:rPr>
                <m:t>1</m:t>
              </w:del>
            </m:r>
          </m:sub>
        </m:sSub>
      </m:oMath>
      <w:del w:id="352" w:author="Muhammed Bulutay" w:date="2025-11-13T16:21:00Z">
        <w:r w:rsidDel="00D70AD9">
          <w:rPr>
            <w:rFonts w:ascii="Times New Roman" w:eastAsia="Times New Roman" w:hAnsi="Times New Roman" w:cs="Times New Roman"/>
            <w:kern w:val="0"/>
            <w14:ligatures w14:val="none"/>
          </w:rPr>
          <w:delText xml:space="preserve"> </w:delText>
        </w:r>
        <w:r w:rsidRPr="003A1BE4" w:rsidDel="00D70AD9">
          <w:rPr>
            <w:rFonts w:ascii="Times New Roman" w:eastAsia="Times New Roman" w:hAnsi="Times New Roman" w:cs="Times New Roman"/>
            <w:kern w:val="0"/>
            <w:highlight w:val="yellow"/>
            <w14:ligatures w14:val="none"/>
          </w:rPr>
          <w:delText xml:space="preserve">by typing a number in the appropriate </w:delText>
        </w:r>
        <w:r w:rsidR="003A1BE4" w:rsidRPr="003A1BE4" w:rsidDel="00D70AD9">
          <w:rPr>
            <w:rFonts w:ascii="Times New Roman" w:eastAsia="Times New Roman" w:hAnsi="Times New Roman" w:cs="Times New Roman"/>
            <w:kern w:val="0"/>
            <w:highlight w:val="yellow"/>
            <w14:ligatures w14:val="none"/>
          </w:rPr>
          <w:delText>box below the table</w:delText>
        </w:r>
        <w:r w:rsidRPr="003A1BE4" w:rsidDel="00D70AD9">
          <w:rPr>
            <w:rFonts w:ascii="Times New Roman" w:eastAsia="Times New Roman" w:hAnsi="Times New Roman" w:cs="Times New Roman"/>
            <w:kern w:val="0"/>
            <w:highlight w:val="yellow"/>
            <w14:ligatures w14:val="none"/>
          </w:rPr>
          <w:delText>.</w:delText>
        </w:r>
        <w:r w:rsidDel="00D70AD9">
          <w:rPr>
            <w:rFonts w:ascii="Times New Roman" w:eastAsia="Times New Roman" w:hAnsi="Times New Roman" w:cs="Times New Roman"/>
            <w:kern w:val="0"/>
            <w14:ligatures w14:val="none"/>
          </w:rPr>
          <w:delText xml:space="preserve"> Once you have chosen your consumption, you must click the confirm button to proceed</w:delText>
        </w:r>
        <w:commentRangeEnd w:id="346"/>
        <w:r w:rsidR="00FB58F5" w:rsidDel="00D70AD9">
          <w:rPr>
            <w:rStyle w:val="Kommentarzeichen"/>
          </w:rPr>
          <w:commentReference w:id="346"/>
        </w:r>
        <w:commentRangeEnd w:id="347"/>
        <w:r w:rsidR="00D90F21" w:rsidDel="00D70AD9">
          <w:rPr>
            <w:rStyle w:val="Kommentarzeichen"/>
          </w:rPr>
          <w:commentReference w:id="347"/>
        </w:r>
        <w:r w:rsidDel="00D70AD9">
          <w:rPr>
            <w:rFonts w:ascii="Times New Roman" w:eastAsia="Times New Roman" w:hAnsi="Times New Roman" w:cs="Times New Roman"/>
            <w:kern w:val="0"/>
            <w14:ligatures w14:val="none"/>
          </w:rPr>
          <w:delText xml:space="preserve">.  </w:delText>
        </w:r>
      </w:del>
    </w:p>
    <w:p w14:paraId="087B5F9E" w14:textId="52AB919A" w:rsidR="00490F58" w:rsidRPr="00FD4940" w:rsidRDefault="00AE595C" w:rsidP="005269C8">
      <w:pPr>
        <w:spacing w:before="100" w:beforeAutospacing="1" w:after="120" w:line="240" w:lineRule="auto"/>
        <w:jc w:val="both"/>
        <w:rPr>
          <w:rFonts w:ascii="Times New Roman" w:eastAsia="Times New Roman" w:hAnsi="Times New Roman" w:cs="Times New Roman"/>
          <w:kern w:val="0"/>
          <w14:ligatures w14:val="none"/>
        </w:rPr>
      </w:pPr>
      <w:del w:id="353" w:author="Muhammed Bulutay" w:date="2025-11-13T16:21:00Z">
        <w:r w:rsidDel="00D70AD9">
          <w:rPr>
            <w:rFonts w:ascii="Times New Roman" w:eastAsia="Times New Roman" w:hAnsi="Times New Roman" w:cs="Times New Roman"/>
            <w:kern w:val="0"/>
            <w14:ligatures w14:val="none"/>
          </w:rPr>
          <w:delText xml:space="preserve"> </w:delText>
        </w:r>
      </w:del>
    </w:p>
    <w:p w14:paraId="3584D886" w14:textId="792D84D9" w:rsidR="008E24FC" w:rsidRPr="002C6654" w:rsidRDefault="00D70AD9" w:rsidP="005269C8">
      <w:pPr>
        <w:spacing w:before="100" w:beforeAutospacing="1" w:after="120" w:line="240" w:lineRule="auto"/>
        <w:jc w:val="both"/>
        <w:rPr>
          <w:rFonts w:ascii="Times New Roman" w:eastAsia="Times New Roman" w:hAnsi="Times New Roman" w:cs="Times New Roman"/>
          <w:b/>
          <w:bCs/>
          <w:kern w:val="0"/>
          <w:sz w:val="28"/>
          <w:szCs w:val="28"/>
          <w14:ligatures w14:val="none"/>
        </w:rPr>
      </w:pPr>
      <w:ins w:id="354" w:author="Muhammed Bulutay" w:date="2025-11-13T16:22:00Z">
        <w:r>
          <w:rPr>
            <w:rFonts w:ascii="Times New Roman" w:eastAsia="Times New Roman" w:hAnsi="Times New Roman" w:cs="Times New Roman"/>
            <w:b/>
            <w:bCs/>
            <w:kern w:val="0"/>
            <w:sz w:val="28"/>
            <w:szCs w:val="28"/>
            <w14:ligatures w14:val="none"/>
          </w:rPr>
          <w:t xml:space="preserve">Price </w:t>
        </w:r>
      </w:ins>
      <w:ins w:id="355" w:author="Muhammed Bulutay" w:date="2025-11-13T16:32:00Z">
        <w:r w:rsidR="00B82F47">
          <w:rPr>
            <w:rFonts w:ascii="Times New Roman" w:eastAsia="Times New Roman" w:hAnsi="Times New Roman" w:cs="Times New Roman"/>
            <w:b/>
            <w:bCs/>
            <w:kern w:val="0"/>
            <w:sz w:val="28"/>
            <w:szCs w:val="28"/>
            <w14:ligatures w14:val="none"/>
          </w:rPr>
          <w:t>belief</w:t>
        </w:r>
      </w:ins>
      <w:del w:id="356" w:author="Muhammed Bulutay" w:date="2025-11-13T16:21:00Z">
        <w:r w:rsidR="008E24FC" w:rsidRPr="002C6654" w:rsidDel="00D70AD9">
          <w:rPr>
            <w:rFonts w:ascii="Times New Roman" w:eastAsia="Times New Roman" w:hAnsi="Times New Roman" w:cs="Times New Roman"/>
            <w:b/>
            <w:bCs/>
            <w:kern w:val="0"/>
            <w:sz w:val="28"/>
            <w:szCs w:val="28"/>
            <w14:ligatures w14:val="none"/>
          </w:rPr>
          <w:delText xml:space="preserve">Period 2 </w:delText>
        </w:r>
        <w:r w:rsidR="00E24356" w:rsidRPr="002C6654" w:rsidDel="00D70AD9">
          <w:rPr>
            <w:rFonts w:ascii="Times New Roman" w:eastAsia="Times New Roman" w:hAnsi="Times New Roman" w:cs="Times New Roman"/>
            <w:b/>
            <w:bCs/>
            <w:kern w:val="0"/>
            <w:sz w:val="28"/>
            <w:szCs w:val="28"/>
            <w14:ligatures w14:val="none"/>
          </w:rPr>
          <w:delText>p</w:delText>
        </w:r>
        <w:r w:rsidR="008E24FC" w:rsidRPr="002C6654" w:rsidDel="00D70AD9">
          <w:rPr>
            <w:rFonts w:ascii="Times New Roman" w:eastAsia="Times New Roman" w:hAnsi="Times New Roman" w:cs="Times New Roman"/>
            <w:b/>
            <w:bCs/>
            <w:kern w:val="0"/>
            <w:sz w:val="28"/>
            <w:szCs w:val="28"/>
            <w14:ligatures w14:val="none"/>
          </w:rPr>
          <w:delText xml:space="preserve">rice </w:delText>
        </w:r>
        <w:r w:rsidR="00E24356" w:rsidRPr="002C6654" w:rsidDel="00D70AD9">
          <w:rPr>
            <w:rFonts w:ascii="Times New Roman" w:eastAsia="Times New Roman" w:hAnsi="Times New Roman" w:cs="Times New Roman"/>
            <w:b/>
            <w:bCs/>
            <w:kern w:val="0"/>
            <w:sz w:val="28"/>
            <w:szCs w:val="28"/>
            <w14:ligatures w14:val="none"/>
          </w:rPr>
          <w:delText>hint</w:delText>
        </w:r>
      </w:del>
      <w:ins w:id="357" w:author="Muhammed Bulutay" w:date="2025-11-13T16:21:00Z">
        <w:r w:rsidRPr="002C6654">
          <w:rPr>
            <w:rFonts w:ascii="Times New Roman" w:eastAsia="Times New Roman" w:hAnsi="Times New Roman" w:cs="Times New Roman"/>
            <w:b/>
            <w:bCs/>
            <w:kern w:val="0"/>
            <w:sz w:val="28"/>
            <w:szCs w:val="28"/>
            <w14:ligatures w14:val="none"/>
          </w:rPr>
          <w:t>:</w:t>
        </w:r>
      </w:ins>
    </w:p>
    <w:p w14:paraId="0C3E1A4B" w14:textId="170F259F" w:rsidR="00714A79" w:rsidRDefault="00714A79" w:rsidP="005269C8">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each round </w:t>
      </w:r>
      <w:r w:rsidRPr="005269C8">
        <w:rPr>
          <w:rFonts w:ascii="Times New Roman" w:eastAsia="Times New Roman" w:hAnsi="Times New Roman" w:cs="Times New Roman"/>
          <w:b/>
          <w:bCs/>
          <w:kern w:val="0"/>
          <w14:ligatures w14:val="none"/>
        </w:rPr>
        <w:t xml:space="preserve">you will receive a </w:t>
      </w:r>
      <w:r w:rsidR="00E24356" w:rsidRPr="005269C8">
        <w:rPr>
          <w:rFonts w:ascii="Times New Roman" w:eastAsia="Times New Roman" w:hAnsi="Times New Roman" w:cs="Times New Roman"/>
          <w:b/>
          <w:bCs/>
          <w:kern w:val="0"/>
          <w14:ligatures w14:val="none"/>
        </w:rPr>
        <w:t>h</w:t>
      </w:r>
      <w:r w:rsidRPr="005269C8">
        <w:rPr>
          <w:rFonts w:ascii="Times New Roman" w:eastAsia="Times New Roman" w:hAnsi="Times New Roman" w:cs="Times New Roman"/>
          <w:b/>
          <w:bCs/>
          <w:kern w:val="0"/>
          <w14:ligatures w14:val="none"/>
        </w:rPr>
        <w:t>in</w:t>
      </w:r>
      <w:r w:rsidR="00E24356" w:rsidRPr="005269C8">
        <w:rPr>
          <w:rFonts w:ascii="Times New Roman" w:eastAsia="Times New Roman" w:hAnsi="Times New Roman" w:cs="Times New Roman"/>
          <w:b/>
          <w:bCs/>
          <w:kern w:val="0"/>
          <w14:ligatures w14:val="none"/>
        </w:rPr>
        <w:t>t</w:t>
      </w:r>
      <w:r>
        <w:rPr>
          <w:rFonts w:ascii="Times New Roman" w:eastAsia="Times New Roman" w:hAnsi="Times New Roman" w:cs="Times New Roman"/>
          <w:kern w:val="0"/>
          <w14:ligatures w14:val="none"/>
        </w:rPr>
        <w:t xml:space="preserve"> for the randomly chosen price level for Period 2</w:t>
      </w:r>
      <w:r w:rsidR="000834EE">
        <w:rPr>
          <w:rFonts w:ascii="Times New Roman" w:eastAsia="Times New Roman" w:hAnsi="Times New Roman" w:cs="Times New Roman"/>
          <w:kern w:val="0"/>
          <w14:ligatures w14:val="none"/>
        </w:rPr>
        <w:t xml:space="preserve">. The timing, when you receive this </w:t>
      </w:r>
      <w:r w:rsidR="00E24356">
        <w:rPr>
          <w:rFonts w:ascii="Times New Roman" w:eastAsia="Times New Roman" w:hAnsi="Times New Roman" w:cs="Times New Roman"/>
          <w:kern w:val="0"/>
          <w14:ligatures w14:val="none"/>
        </w:rPr>
        <w:t>hint</w:t>
      </w:r>
      <w:r w:rsidR="000834EE">
        <w:rPr>
          <w:rFonts w:ascii="Times New Roman" w:eastAsia="Times New Roman" w:hAnsi="Times New Roman" w:cs="Times New Roman"/>
          <w:kern w:val="0"/>
          <w14:ligatures w14:val="none"/>
        </w:rPr>
        <w:t>, differs between the three parts.</w:t>
      </w:r>
    </w:p>
    <w:p w14:paraId="6F80DB66" w14:textId="24FFD9C2" w:rsidR="000834EE" w:rsidRDefault="00FA733A" w:rsidP="005269C8">
      <w:pPr>
        <w:spacing w:before="100" w:beforeAutospacing="1" w:after="120" w:line="240" w:lineRule="auto"/>
        <w:jc w:val="both"/>
        <w:rPr>
          <w:rFonts w:ascii="Times New Roman" w:eastAsia="Times New Roman" w:hAnsi="Times New Roman" w:cs="Times New Roman"/>
          <w:kern w:val="0"/>
          <w14:ligatures w14:val="none"/>
        </w:rPr>
      </w:pPr>
      <w:commentRangeStart w:id="358"/>
      <w:commentRangeStart w:id="359"/>
      <w:r w:rsidRPr="00FA733A">
        <w:rPr>
          <w:rFonts w:ascii="Times New Roman" w:eastAsia="Times New Roman" w:hAnsi="Times New Roman" w:cs="Times New Roman"/>
          <w:kern w:val="0"/>
          <w14:ligatures w14:val="none"/>
        </w:rPr>
        <w:t xml:space="preserve">This </w:t>
      </w:r>
      <w:r w:rsidR="00E24356">
        <w:rPr>
          <w:rFonts w:ascii="Times New Roman" w:eastAsia="Times New Roman" w:hAnsi="Times New Roman" w:cs="Times New Roman"/>
          <w:kern w:val="0"/>
          <w14:ligatures w14:val="none"/>
        </w:rPr>
        <w:t>hint consists</w:t>
      </w:r>
      <w:r w:rsidRPr="00FA733A">
        <w:rPr>
          <w:rFonts w:ascii="Times New Roman" w:eastAsia="Times New Roman" w:hAnsi="Times New Roman" w:cs="Times New Roman"/>
          <w:kern w:val="0"/>
          <w14:ligatures w14:val="none"/>
        </w:rPr>
        <w:t xml:space="preserve"> of a </w:t>
      </w:r>
      <w:r w:rsidR="00E24356">
        <w:rPr>
          <w:rFonts w:ascii="Times New Roman" w:eastAsia="Times New Roman" w:hAnsi="Times New Roman" w:cs="Times New Roman"/>
          <w:kern w:val="0"/>
          <w14:ligatures w14:val="none"/>
        </w:rPr>
        <w:t>graph</w:t>
      </w:r>
      <w:r w:rsidRPr="00E24356">
        <w:rPr>
          <w:rFonts w:ascii="Times New Roman" w:eastAsia="Times New Roman" w:hAnsi="Times New Roman" w:cs="Times New Roman"/>
          <w:kern w:val="0"/>
          <w:sz w:val="32"/>
          <w:szCs w:val="32"/>
          <w14:ligatures w14:val="none"/>
        </w:rPr>
        <w:t xml:space="preserve"> </w:t>
      </w:r>
      <w:r w:rsidR="00E24356" w:rsidRPr="00E24356">
        <w:rPr>
          <w:rFonts w:ascii="Times New Roman" w:hAnsi="Times New Roman" w:cs="Times New Roman"/>
          <w:kern w:val="0"/>
        </w:rPr>
        <w:t xml:space="preserve">containing </w:t>
      </w:r>
      <w:r w:rsidRPr="00FA733A">
        <w:rPr>
          <w:rFonts w:ascii="Times New Roman" w:eastAsia="Times New Roman" w:hAnsi="Times New Roman" w:cs="Times New Roman"/>
          <w:kern w:val="0"/>
          <w14:ligatures w14:val="none"/>
        </w:rPr>
        <w:t xml:space="preserve">400 </w:t>
      </w:r>
      <w:r w:rsidR="00E24356">
        <w:rPr>
          <w:rFonts w:ascii="Times New Roman" w:eastAsia="Times New Roman" w:hAnsi="Times New Roman" w:cs="Times New Roman"/>
          <w:kern w:val="0"/>
          <w14:ligatures w14:val="none"/>
        </w:rPr>
        <w:t xml:space="preserve">red and blue </w:t>
      </w:r>
      <w:r w:rsidRPr="00FA733A">
        <w:rPr>
          <w:rFonts w:ascii="Times New Roman" w:eastAsia="Times New Roman" w:hAnsi="Times New Roman" w:cs="Times New Roman"/>
          <w:kern w:val="0"/>
          <w14:ligatures w14:val="none"/>
        </w:rPr>
        <w:t xml:space="preserve">dots. </w:t>
      </w:r>
      <w:commentRangeEnd w:id="358"/>
      <w:r w:rsidR="002C6654">
        <w:rPr>
          <w:rStyle w:val="Kommentarzeichen"/>
        </w:rPr>
        <w:commentReference w:id="358"/>
      </w:r>
      <w:commentRangeEnd w:id="359"/>
      <w:r w:rsidR="00771A18">
        <w:rPr>
          <w:rStyle w:val="Kommentarzeichen"/>
        </w:rPr>
        <w:commentReference w:id="359"/>
      </w:r>
    </w:p>
    <w:p w14:paraId="2670DA86" w14:textId="4048A1E9" w:rsidR="000834EE" w:rsidRDefault="00FA733A" w:rsidP="005269C8">
      <w:pPr>
        <w:spacing w:before="100" w:beforeAutospacing="1" w:after="120" w:line="240" w:lineRule="auto"/>
        <w:jc w:val="both"/>
        <w:rPr>
          <w:rFonts w:ascii="Times New Roman" w:eastAsia="Times New Roman" w:hAnsi="Times New Roman" w:cs="Times New Roman"/>
          <w:kern w:val="0"/>
          <w14:ligatures w14:val="none"/>
        </w:rPr>
      </w:pPr>
      <w:r w:rsidRPr="00FA733A">
        <w:rPr>
          <w:rFonts w:ascii="Times New Roman" w:eastAsia="Times New Roman" w:hAnsi="Times New Roman" w:cs="Times New Roman"/>
          <w:kern w:val="0"/>
          <w14:ligatures w14:val="none"/>
        </w:rPr>
        <w:t xml:space="preserve">If a majority of the dots (&gt;200) are colored </w:t>
      </w:r>
      <w:r w:rsidRPr="000834EE">
        <w:rPr>
          <w:rFonts w:ascii="Times New Roman" w:eastAsia="Times New Roman" w:hAnsi="Times New Roman" w:cs="Times New Roman"/>
          <w:b/>
          <w:bCs/>
          <w:i/>
          <w:iCs/>
          <w:color w:val="0066FF"/>
          <w:kern w:val="0"/>
          <w14:ligatures w14:val="none"/>
        </w:rPr>
        <w:t>blue</w:t>
      </w:r>
      <w:r w:rsidRPr="00FA733A">
        <w:rPr>
          <w:rFonts w:ascii="Times New Roman" w:eastAsia="Times New Roman" w:hAnsi="Times New Roman" w:cs="Times New Roman"/>
          <w:kern w:val="0"/>
          <w14:ligatures w14:val="none"/>
        </w:rPr>
        <w:t xml:space="preserve">, the price level </w:t>
      </w:r>
      <m:oMath>
        <m:sSub>
          <m:sSubPr>
            <m:ctrlPr>
              <w:rPr>
                <w:rFonts w:ascii="Cambria Math" w:eastAsia="Times New Roman" w:hAnsi="Cambria Math" w:cs="Times New Roman"/>
                <w:color w:val="0066FF"/>
                <w:kern w:val="0"/>
                <w14:ligatures w14:val="none"/>
              </w:rPr>
            </m:ctrlPr>
          </m:sSubPr>
          <m:e>
            <m:r>
              <w:rPr>
                <w:rFonts w:ascii="Cambria Math" w:eastAsia="Times New Roman" w:hAnsi="Cambria Math" w:cs="Times New Roman"/>
                <w:color w:val="0066FF"/>
                <w:kern w:val="0"/>
                <w14:ligatures w14:val="none"/>
              </w:rPr>
              <m:t>P</m:t>
            </m:r>
          </m:e>
          <m:sub>
            <m:r>
              <w:rPr>
                <w:rFonts w:ascii="Cambria Math" w:eastAsia="Times New Roman" w:hAnsi="Cambria Math" w:cs="Times New Roman"/>
                <w:color w:val="0066FF"/>
                <w:kern w:val="0"/>
                <w14:ligatures w14:val="none"/>
              </w:rPr>
              <m:t>2</m:t>
            </m:r>
          </m:sub>
        </m:sSub>
        <m:r>
          <w:rPr>
            <w:rFonts w:ascii="Cambria Math" w:eastAsia="Times New Roman" w:hAnsi="Cambria Math" w:cs="Times New Roman"/>
            <w:color w:val="0066FF"/>
            <w:kern w:val="0"/>
            <w14:ligatures w14:val="none"/>
          </w:rPr>
          <m:t>=0.5</m:t>
        </m:r>
      </m:oMath>
      <w:r w:rsidR="000834EE">
        <w:rPr>
          <w:rFonts w:ascii="Times New Roman" w:eastAsia="Times New Roman" w:hAnsi="Times New Roman" w:cs="Times New Roman"/>
          <w:kern w:val="0"/>
          <w14:ligatures w14:val="none"/>
        </w:rPr>
        <w:t>.</w:t>
      </w:r>
    </w:p>
    <w:p w14:paraId="6EAC198A" w14:textId="0435DCF5" w:rsidR="000834EE" w:rsidRDefault="000834EE" w:rsidP="005269C8">
      <w:pPr>
        <w:spacing w:before="100" w:beforeAutospacing="1" w:after="120" w:line="240" w:lineRule="auto"/>
        <w:jc w:val="both"/>
        <w:rPr>
          <w:rFonts w:ascii="Times New Roman" w:eastAsia="Times New Roman" w:hAnsi="Times New Roman" w:cs="Times New Roman"/>
          <w:kern w:val="0"/>
          <w14:ligatures w14:val="none"/>
        </w:rPr>
      </w:pPr>
      <w:r w:rsidRPr="00FA733A">
        <w:rPr>
          <w:rFonts w:ascii="Times New Roman" w:eastAsia="Times New Roman" w:hAnsi="Times New Roman" w:cs="Times New Roman"/>
          <w:kern w:val="0"/>
          <w14:ligatures w14:val="none"/>
        </w:rPr>
        <w:t xml:space="preserve">If a majority of the dots (&gt;200) are colored </w:t>
      </w:r>
      <w:r w:rsidRPr="000834EE">
        <w:rPr>
          <w:rFonts w:ascii="Times New Roman" w:eastAsia="Times New Roman" w:hAnsi="Times New Roman" w:cs="Times New Roman"/>
          <w:b/>
          <w:bCs/>
          <w:i/>
          <w:iCs/>
          <w:color w:val="FF0000"/>
          <w:kern w:val="0"/>
          <w14:ligatures w14:val="none"/>
        </w:rPr>
        <w:t>red</w:t>
      </w:r>
      <w:r w:rsidRPr="00FA733A">
        <w:rPr>
          <w:rFonts w:ascii="Times New Roman" w:eastAsia="Times New Roman" w:hAnsi="Times New Roman" w:cs="Times New Roman"/>
          <w:kern w:val="0"/>
          <w14:ligatures w14:val="none"/>
        </w:rPr>
        <w:t xml:space="preserve">, the price level </w:t>
      </w:r>
      <m:oMath>
        <m:sSub>
          <m:sSubPr>
            <m:ctrlPr>
              <w:rPr>
                <w:rFonts w:ascii="Cambria Math" w:eastAsia="Times New Roman" w:hAnsi="Cambria Math" w:cs="Times New Roman"/>
                <w:color w:val="FF0000"/>
                <w:kern w:val="0"/>
                <w14:ligatures w14:val="none"/>
              </w:rPr>
            </m:ctrlPr>
          </m:sSubPr>
          <m:e>
            <m:r>
              <w:rPr>
                <w:rFonts w:ascii="Cambria Math" w:eastAsia="Times New Roman" w:hAnsi="Cambria Math" w:cs="Times New Roman"/>
                <w:color w:val="FF0000"/>
                <w:kern w:val="0"/>
                <w14:ligatures w14:val="none"/>
              </w:rPr>
              <m:t>P</m:t>
            </m:r>
          </m:e>
          <m:sub>
            <m:r>
              <w:rPr>
                <w:rFonts w:ascii="Cambria Math" w:eastAsia="Times New Roman" w:hAnsi="Cambria Math" w:cs="Times New Roman"/>
                <w:color w:val="FF0000"/>
                <w:kern w:val="0"/>
                <w14:ligatures w14:val="none"/>
              </w:rPr>
              <m:t>2</m:t>
            </m:r>
          </m:sub>
        </m:sSub>
        <m:r>
          <w:rPr>
            <w:rFonts w:ascii="Cambria Math" w:eastAsia="Times New Roman" w:hAnsi="Cambria Math" w:cs="Times New Roman"/>
            <w:color w:val="FF0000"/>
            <w:kern w:val="0"/>
            <w14:ligatures w14:val="none"/>
          </w:rPr>
          <m:t>=2</m:t>
        </m:r>
      </m:oMath>
      <w:r>
        <w:rPr>
          <w:rFonts w:ascii="Times New Roman" w:eastAsia="Times New Roman" w:hAnsi="Times New Roman" w:cs="Times New Roman"/>
          <w:kern w:val="0"/>
          <w14:ligatures w14:val="none"/>
        </w:rPr>
        <w:t>.</w:t>
      </w:r>
    </w:p>
    <w:p w14:paraId="415F9289" w14:textId="41019A6F" w:rsidR="00E24356" w:rsidDel="00B82F47" w:rsidRDefault="00B82F47" w:rsidP="005269C8">
      <w:pPr>
        <w:spacing w:before="100" w:beforeAutospacing="1" w:after="120" w:line="240" w:lineRule="auto"/>
        <w:jc w:val="both"/>
        <w:rPr>
          <w:del w:id="360" w:author="Muhammed Bulutay" w:date="2025-11-13T16:30:00Z"/>
          <w:rFonts w:ascii="Times New Roman" w:eastAsia="Times New Roman" w:hAnsi="Times New Roman" w:cs="Times New Roman"/>
          <w:kern w:val="0"/>
          <w14:ligatures w14:val="none"/>
        </w:rPr>
      </w:pPr>
      <w:ins w:id="361" w:author="Muhammed Bulutay" w:date="2025-11-13T16:23:00Z">
        <w:r>
          <w:rPr>
            <w:rFonts w:ascii="Times New Roman" w:eastAsia="Times New Roman" w:hAnsi="Times New Roman" w:cs="Times New Roman"/>
            <w:kern w:val="0"/>
            <w14:ligatures w14:val="none"/>
          </w:rPr>
          <w:lastRenderedPageBreak/>
          <w:t>The number of b</w:t>
        </w:r>
      </w:ins>
      <w:del w:id="362" w:author="Muhammed Bulutay" w:date="2025-11-13T16:23:00Z">
        <w:r w:rsidR="008E24FC" w:rsidDel="00B82F47">
          <w:rPr>
            <w:rFonts w:ascii="Times New Roman" w:eastAsia="Times New Roman" w:hAnsi="Times New Roman" w:cs="Times New Roman"/>
            <w:kern w:val="0"/>
            <w14:ligatures w14:val="none"/>
          </w:rPr>
          <w:delText xml:space="preserve">It </w:delText>
        </w:r>
        <w:r w:rsidR="000834EE" w:rsidDel="00B82F47">
          <w:rPr>
            <w:rFonts w:ascii="Times New Roman" w:eastAsia="Times New Roman" w:hAnsi="Times New Roman" w:cs="Times New Roman"/>
            <w:kern w:val="0"/>
            <w14:ligatures w14:val="none"/>
          </w:rPr>
          <w:delText xml:space="preserve">will never be the case </w:delText>
        </w:r>
        <w:r w:rsidR="008E24FC" w:rsidDel="00B82F47">
          <w:rPr>
            <w:rFonts w:ascii="Times New Roman" w:eastAsia="Times New Roman" w:hAnsi="Times New Roman" w:cs="Times New Roman"/>
            <w:kern w:val="0"/>
            <w14:ligatures w14:val="none"/>
          </w:rPr>
          <w:delText>that there is no majority color</w:delText>
        </w:r>
      </w:del>
      <w:ins w:id="363" w:author="Muhammed Bulutay" w:date="2025-11-13T16:23:00Z">
        <w:r>
          <w:rPr>
            <w:rFonts w:ascii="Times New Roman" w:eastAsia="Times New Roman" w:hAnsi="Times New Roman" w:cs="Times New Roman"/>
            <w:kern w:val="0"/>
            <w14:ligatures w14:val="none"/>
          </w:rPr>
          <w:t>lue and red colored dots will never be equal</w:t>
        </w:r>
      </w:ins>
      <w:r w:rsidR="008E24FC">
        <w:rPr>
          <w:rFonts w:ascii="Times New Roman" w:eastAsia="Times New Roman" w:hAnsi="Times New Roman" w:cs="Times New Roman"/>
          <w:kern w:val="0"/>
          <w14:ligatures w14:val="none"/>
        </w:rPr>
        <w:t>.</w:t>
      </w:r>
      <w:r w:rsidR="00FA733A" w:rsidRPr="00FA733A">
        <w:rPr>
          <w:rFonts w:ascii="Times New Roman" w:eastAsia="Times New Roman" w:hAnsi="Times New Roman" w:cs="Times New Roman"/>
          <w:kern w:val="0"/>
          <w14:ligatures w14:val="none"/>
        </w:rPr>
        <w:t xml:space="preserve"> </w:t>
      </w:r>
      <w:bookmarkStart w:id="364" w:name="_Hlk212680162"/>
      <w:r w:rsidR="00FA733A" w:rsidRPr="00FA733A">
        <w:rPr>
          <w:rFonts w:ascii="Times New Roman" w:eastAsia="Times New Roman" w:hAnsi="Times New Roman" w:cs="Times New Roman"/>
          <w:kern w:val="0"/>
          <w14:ligatures w14:val="none"/>
        </w:rPr>
        <w:t xml:space="preserve">When you click the </w:t>
      </w:r>
      <w:r w:rsidR="00E24356">
        <w:rPr>
          <w:rFonts w:ascii="Times New Roman" w:eastAsia="Times New Roman" w:hAnsi="Times New Roman" w:cs="Times New Roman"/>
          <w:kern w:val="0"/>
          <w14:ligatures w14:val="none"/>
        </w:rPr>
        <w:t>“</w:t>
      </w:r>
      <w:r w:rsidR="00FA733A" w:rsidRPr="000834EE">
        <w:rPr>
          <w:rFonts w:ascii="Times New Roman" w:eastAsia="Times New Roman" w:hAnsi="Times New Roman" w:cs="Times New Roman"/>
          <w:b/>
          <w:bCs/>
          <w:kern w:val="0"/>
          <w14:ligatures w14:val="none"/>
        </w:rPr>
        <w:t xml:space="preserve">Get </w:t>
      </w:r>
      <w:r w:rsidR="00E24356">
        <w:rPr>
          <w:rFonts w:ascii="Times New Roman" w:eastAsia="Times New Roman" w:hAnsi="Times New Roman" w:cs="Times New Roman"/>
          <w:b/>
          <w:bCs/>
          <w:kern w:val="0"/>
          <w14:ligatures w14:val="none"/>
        </w:rPr>
        <w:t>hint”</w:t>
      </w:r>
      <w:r w:rsidR="00FA733A" w:rsidRPr="000834EE">
        <w:rPr>
          <w:rFonts w:ascii="Times New Roman" w:eastAsia="Times New Roman" w:hAnsi="Times New Roman" w:cs="Times New Roman"/>
          <w:b/>
          <w:bCs/>
          <w:kern w:val="0"/>
          <w14:ligatures w14:val="none"/>
        </w:rPr>
        <w:t xml:space="preserve"> button</w:t>
      </w:r>
      <w:r w:rsidR="00FA733A" w:rsidRPr="00FA733A">
        <w:rPr>
          <w:rFonts w:ascii="Times New Roman" w:eastAsia="Times New Roman" w:hAnsi="Times New Roman" w:cs="Times New Roman"/>
          <w:kern w:val="0"/>
          <w14:ligatures w14:val="none"/>
        </w:rPr>
        <w:t xml:space="preserve">, you will </w:t>
      </w:r>
      <w:ins w:id="365" w:author="Muhammed Bulutay" w:date="2025-11-13T17:33:00Z">
        <w:r w:rsidR="002C6654">
          <w:rPr>
            <w:rFonts w:ascii="Times New Roman" w:eastAsia="Times New Roman" w:hAnsi="Times New Roman" w:cs="Times New Roman"/>
            <w:kern w:val="0"/>
            <w14:ligatures w14:val="none"/>
          </w:rPr>
          <w:t xml:space="preserve">only </w:t>
        </w:r>
      </w:ins>
      <w:r w:rsidR="00FA733A" w:rsidRPr="00FA733A">
        <w:rPr>
          <w:rFonts w:ascii="Times New Roman" w:eastAsia="Times New Roman" w:hAnsi="Times New Roman" w:cs="Times New Roman"/>
          <w:kern w:val="0"/>
          <w14:ligatures w14:val="none"/>
        </w:rPr>
        <w:t xml:space="preserve">have </w:t>
      </w:r>
      <w:r w:rsidR="00FA733A" w:rsidRPr="000834EE">
        <w:rPr>
          <w:rFonts w:ascii="Times New Roman" w:eastAsia="Times New Roman" w:hAnsi="Times New Roman" w:cs="Times New Roman"/>
          <w:b/>
          <w:bCs/>
          <w:kern w:val="0"/>
          <w14:ligatures w14:val="none"/>
        </w:rPr>
        <w:t xml:space="preserve">8 seconds to see this </w:t>
      </w:r>
      <w:r w:rsidR="00E24356">
        <w:rPr>
          <w:rFonts w:ascii="Times New Roman" w:eastAsia="Times New Roman" w:hAnsi="Times New Roman" w:cs="Times New Roman"/>
          <w:b/>
          <w:bCs/>
          <w:kern w:val="0"/>
          <w14:ligatures w14:val="none"/>
        </w:rPr>
        <w:t>graph</w:t>
      </w:r>
      <w:r w:rsidR="00FA733A" w:rsidRPr="00FA733A">
        <w:rPr>
          <w:rFonts w:ascii="Times New Roman" w:eastAsia="Times New Roman" w:hAnsi="Times New Roman" w:cs="Times New Roman"/>
          <w:kern w:val="0"/>
          <w14:ligatures w14:val="none"/>
        </w:rPr>
        <w:t xml:space="preserve">. </w:t>
      </w:r>
    </w:p>
    <w:p w14:paraId="5FAA6C66" w14:textId="61E3B2A0" w:rsidR="006426E1" w:rsidRDefault="00E24356" w:rsidP="005269C8">
      <w:pPr>
        <w:spacing w:before="100" w:beforeAutospacing="1" w:after="120" w:line="240" w:lineRule="auto"/>
        <w:jc w:val="both"/>
        <w:rPr>
          <w:rFonts w:ascii="Times New Roman" w:eastAsia="Times New Roman" w:hAnsi="Times New Roman" w:cs="Times New Roman"/>
          <w:kern w:val="0"/>
          <w14:ligatures w14:val="none"/>
        </w:rPr>
      </w:pPr>
      <w:del w:id="366" w:author="Muhammed Bulutay" w:date="2025-11-13T16:30:00Z">
        <w:r w:rsidDel="00B82F47">
          <w:rPr>
            <w:rFonts w:ascii="Times New Roman" w:eastAsia="Times New Roman" w:hAnsi="Times New Roman" w:cs="Times New Roman"/>
            <w:kern w:val="0"/>
            <w14:ligatures w14:val="none"/>
          </w:rPr>
          <w:delText xml:space="preserve">8 seconds are presumably too short to count all dots. </w:delText>
        </w:r>
        <w:r w:rsidR="006426E1" w:rsidDel="00B82F47">
          <w:rPr>
            <w:rFonts w:ascii="Times New Roman" w:eastAsia="Times New Roman" w:hAnsi="Times New Roman" w:cs="Times New Roman"/>
            <w:kern w:val="0"/>
            <w14:ligatures w14:val="none"/>
          </w:rPr>
          <w:delText xml:space="preserve">So, you may still be uncertain about whether the majority of dots is blue or red. </w:delText>
        </w:r>
      </w:del>
      <w:r w:rsidR="006426E1">
        <w:rPr>
          <w:rFonts w:ascii="Times New Roman" w:eastAsia="Times New Roman" w:hAnsi="Times New Roman" w:cs="Times New Roman"/>
          <w:kern w:val="0"/>
          <w14:ligatures w14:val="none"/>
        </w:rPr>
        <w:t xml:space="preserve">After you saw the graph, </w:t>
      </w:r>
      <w:r w:rsidR="00FA733A" w:rsidRPr="00FA733A">
        <w:rPr>
          <w:rFonts w:ascii="Times New Roman" w:eastAsia="Times New Roman" w:hAnsi="Times New Roman" w:cs="Times New Roman"/>
          <w:kern w:val="0"/>
          <w14:ligatures w14:val="none"/>
        </w:rPr>
        <w:t xml:space="preserve">you will </w:t>
      </w:r>
      <w:r>
        <w:rPr>
          <w:rFonts w:ascii="Times New Roman" w:eastAsia="Times New Roman" w:hAnsi="Times New Roman" w:cs="Times New Roman"/>
          <w:kern w:val="0"/>
          <w14:ligatures w14:val="none"/>
        </w:rPr>
        <w:t xml:space="preserve">be asked </w:t>
      </w:r>
      <w:r w:rsidR="00FA733A" w:rsidRPr="00FA733A">
        <w:rPr>
          <w:rFonts w:ascii="Times New Roman" w:eastAsia="Times New Roman" w:hAnsi="Times New Roman" w:cs="Times New Roman"/>
          <w:kern w:val="0"/>
          <w14:ligatures w14:val="none"/>
        </w:rPr>
        <w:t xml:space="preserve">to </w:t>
      </w:r>
      <w:r w:rsidR="006426E1" w:rsidRPr="006426E1">
        <w:rPr>
          <w:rFonts w:ascii="Times New Roman" w:eastAsia="Times New Roman" w:hAnsi="Times New Roman" w:cs="Times New Roman"/>
          <w:b/>
          <w:bCs/>
          <w:color w:val="FF0000"/>
          <w:kern w:val="0"/>
          <w14:ligatures w14:val="none"/>
        </w:rPr>
        <w:t>state your belief about whether the majority of dots is red</w:t>
      </w:r>
      <w:r w:rsidR="006426E1">
        <w:rPr>
          <w:rFonts w:ascii="Times New Roman" w:eastAsia="Times New Roman" w:hAnsi="Times New Roman" w:cs="Times New Roman"/>
          <w:kern w:val="0"/>
          <w14:ligatures w14:val="none"/>
        </w:rPr>
        <w:t xml:space="preserve">. </w:t>
      </w:r>
    </w:p>
    <w:p w14:paraId="4A072AC6" w14:textId="42F086EC" w:rsidR="00E24356" w:rsidRDefault="006669B2" w:rsidP="00E01505">
      <w:pPr>
        <w:spacing w:before="100" w:beforeAutospacing="1" w:after="120" w:line="240" w:lineRule="auto"/>
        <w:jc w:val="both"/>
        <w:rPr>
          <w:ins w:id="367" w:author="Muhammed Bulutay" w:date="2025-11-13T16:32:00Z"/>
          <w:rFonts w:ascii="Times New Roman" w:eastAsia="Times New Roman" w:hAnsi="Times New Roman" w:cs="Times New Roman"/>
          <w:kern w:val="0"/>
          <w14:ligatures w14:val="none"/>
        </w:rPr>
      </w:pPr>
      <w:del w:id="368" w:author="frank.heinemann" w:date="2025-11-09T11:18:00Z">
        <w:r w:rsidDel="004C1E00">
          <w:rPr>
            <w:rFonts w:ascii="Times New Roman" w:eastAsia="Times New Roman" w:hAnsi="Times New Roman" w:cs="Times New Roman"/>
            <w:kern w:val="0"/>
            <w14:ligatures w14:val="none"/>
          </w:rPr>
          <w:delText xml:space="preserve">After you saw the price hint, </w:delText>
        </w:r>
      </w:del>
      <w:del w:id="369" w:author="frank.heinemann" w:date="2025-11-09T11:19:00Z">
        <w:r w:rsidDel="004C1E00">
          <w:rPr>
            <w:rFonts w:ascii="Times New Roman" w:eastAsia="Times New Roman" w:hAnsi="Times New Roman" w:cs="Times New Roman"/>
            <w:kern w:val="0"/>
            <w14:ligatures w14:val="none"/>
          </w:rPr>
          <w:delText>y</w:delText>
        </w:r>
      </w:del>
      <w:ins w:id="370" w:author="frank.heinemann" w:date="2025-11-09T11:19:00Z">
        <w:r w:rsidR="004C1E00">
          <w:rPr>
            <w:rFonts w:ascii="Times New Roman" w:eastAsia="Times New Roman" w:hAnsi="Times New Roman" w:cs="Times New Roman"/>
            <w:kern w:val="0"/>
            <w14:ligatures w14:val="none"/>
          </w:rPr>
          <w:t>Y</w:t>
        </w:r>
      </w:ins>
      <w:r w:rsidR="006426E1">
        <w:rPr>
          <w:rFonts w:ascii="Times New Roman" w:eastAsia="Times New Roman" w:hAnsi="Times New Roman" w:cs="Times New Roman"/>
          <w:kern w:val="0"/>
          <w14:ligatures w14:val="none"/>
        </w:rPr>
        <w:t xml:space="preserve">ou can state </w:t>
      </w:r>
      <w:r w:rsidR="00E24356">
        <w:rPr>
          <w:rFonts w:ascii="Times New Roman" w:eastAsia="Times New Roman" w:hAnsi="Times New Roman" w:cs="Times New Roman"/>
          <w:kern w:val="0"/>
          <w14:ligatures w14:val="none"/>
        </w:rPr>
        <w:t xml:space="preserve">your </w:t>
      </w:r>
      <w:r w:rsidR="006426E1">
        <w:rPr>
          <w:rFonts w:ascii="Times New Roman" w:eastAsia="Times New Roman" w:hAnsi="Times New Roman" w:cs="Times New Roman"/>
          <w:kern w:val="0"/>
          <w14:ligatures w14:val="none"/>
        </w:rPr>
        <w:t xml:space="preserve">belief using a slider or </w:t>
      </w:r>
      <w:del w:id="371" w:author="Muhammed Bulutay" w:date="2025-11-13T16:46:00Z">
        <w:r w:rsidR="006426E1" w:rsidDel="0042316B">
          <w:rPr>
            <w:rFonts w:ascii="Times New Roman" w:eastAsia="Times New Roman" w:hAnsi="Times New Roman" w:cs="Times New Roman"/>
            <w:kern w:val="0"/>
            <w14:ligatures w14:val="none"/>
          </w:rPr>
          <w:delText xml:space="preserve">input </w:delText>
        </w:r>
      </w:del>
      <w:ins w:id="372" w:author="Muhammed Bulutay" w:date="2025-11-13T16:46:00Z">
        <w:r w:rsidR="0042316B">
          <w:rPr>
            <w:rFonts w:ascii="Times New Roman" w:eastAsia="Times New Roman" w:hAnsi="Times New Roman" w:cs="Times New Roman"/>
            <w:kern w:val="0"/>
            <w14:ligatures w14:val="none"/>
          </w:rPr>
          <w:t xml:space="preserve">type </w:t>
        </w:r>
      </w:ins>
      <w:r w:rsidR="006426E1">
        <w:rPr>
          <w:rFonts w:ascii="Times New Roman" w:eastAsia="Times New Roman" w:hAnsi="Times New Roman" w:cs="Times New Roman"/>
          <w:kern w:val="0"/>
          <w14:ligatures w14:val="none"/>
        </w:rPr>
        <w:t xml:space="preserve">the </w:t>
      </w:r>
      <w:r w:rsidR="006426E1" w:rsidRPr="006426E1">
        <w:rPr>
          <w:rFonts w:ascii="Times New Roman" w:eastAsia="Times New Roman" w:hAnsi="Times New Roman" w:cs="Times New Roman"/>
          <w:b/>
          <w:bCs/>
          <w:color w:val="FF0000"/>
          <w:kern w:val="0"/>
          <w14:ligatures w14:val="none"/>
        </w:rPr>
        <w:t>probability that you attribute to the majority of dots being red</w:t>
      </w:r>
      <w:r w:rsidR="006426E1">
        <w:rPr>
          <w:rFonts w:ascii="Times New Roman" w:eastAsia="Times New Roman" w:hAnsi="Times New Roman" w:cs="Times New Roman"/>
          <w:kern w:val="0"/>
          <w14:ligatures w14:val="none"/>
        </w:rPr>
        <w:t xml:space="preserve">. </w:t>
      </w:r>
      <w:r w:rsidR="00563140">
        <w:rPr>
          <w:rFonts w:ascii="Times New Roman" w:eastAsia="Times New Roman" w:hAnsi="Times New Roman" w:cs="Times New Roman"/>
          <w:kern w:val="0"/>
          <w14:ligatures w14:val="none"/>
        </w:rPr>
        <w:t xml:space="preserve">This probability is denoted by </w:t>
      </w:r>
      <m:oMath>
        <m:r>
          <w:rPr>
            <w:rFonts w:ascii="Cambria Math" w:eastAsia="Times New Roman" w:hAnsi="Cambria Math" w:cs="Times New Roman"/>
            <w:kern w:val="0"/>
            <w14:ligatures w14:val="none"/>
          </w:rPr>
          <m:t>R</m:t>
        </m:r>
      </m:oMath>
      <w:r w:rsidR="00563140">
        <w:rPr>
          <w:rFonts w:ascii="Times New Roman" w:eastAsia="Times New Roman" w:hAnsi="Times New Roman" w:cs="Times New Roman"/>
          <w:kern w:val="0"/>
          <w14:ligatures w14:val="none"/>
        </w:rPr>
        <w:t xml:space="preserve">. </w:t>
      </w:r>
      <w:ins w:id="373" w:author="Muhammed Bulutay" w:date="2025-11-13T16:30:00Z">
        <w:r w:rsidR="00B82F47">
          <w:rPr>
            <w:rFonts w:ascii="Times New Roman" w:eastAsia="Times New Roman" w:hAnsi="Times New Roman" w:cs="Times New Roman"/>
            <w:kern w:val="0"/>
            <w14:ligatures w14:val="none"/>
          </w:rPr>
          <w:t xml:space="preserve"> </w:t>
        </w:r>
      </w:ins>
      <w:ins w:id="374" w:author="frank.heinemann" w:date="2025-11-09T11:47:00Z">
        <w:r w:rsidR="00D90F21" w:rsidRPr="00D90F21">
          <w:rPr>
            <w:rFonts w:ascii="Times New Roman" w:hAnsi="Times New Roman" w:cs="Times New Roman"/>
          </w:rPr>
          <w:t>Selecting 1</w:t>
        </w:r>
      </w:ins>
      <w:ins w:id="375" w:author="Muhammed Bulutay" w:date="2025-11-13T16:30:00Z">
        <w:r w:rsidR="00B82F47">
          <w:rPr>
            <w:rFonts w:ascii="Times New Roman" w:hAnsi="Times New Roman" w:cs="Times New Roman"/>
          </w:rPr>
          <w:t>00%</w:t>
        </w:r>
      </w:ins>
      <w:ins w:id="376" w:author="frank.heinemann" w:date="2025-11-09T11:47:00Z">
        <w:r w:rsidR="00D90F21" w:rsidRPr="00D90F21">
          <w:rPr>
            <w:rFonts w:ascii="Times New Roman" w:hAnsi="Times New Roman" w:cs="Times New Roman"/>
          </w:rPr>
          <w:t xml:space="preserve"> would indicate that you are certain </w:t>
        </w:r>
      </w:ins>
      <w:ins w:id="377" w:author="frank.heinemann" w:date="2025-11-14T15:48:00Z">
        <w:r w:rsidR="00771A18">
          <w:rPr>
            <w:rFonts w:ascii="Times New Roman" w:hAnsi="Times New Roman" w:cs="Times New Roman"/>
          </w:rPr>
          <w:t xml:space="preserve">that </w:t>
        </w:r>
      </w:ins>
      <w:ins w:id="378" w:author="frank.heinemann" w:date="2025-11-09T11:47:00Z">
        <w:r w:rsidR="00D90F21" w:rsidRPr="00D90F21">
          <w:rPr>
            <w:rFonts w:ascii="Times New Roman" w:hAnsi="Times New Roman" w:cs="Times New Roman"/>
          </w:rPr>
          <w:t>more than half of the dots are red. Selecting 0</w:t>
        </w:r>
      </w:ins>
      <w:ins w:id="379" w:author="Muhammed Bulutay" w:date="2025-11-13T16:30:00Z">
        <w:r w:rsidR="00B82F47">
          <w:rPr>
            <w:rFonts w:ascii="Times New Roman" w:hAnsi="Times New Roman" w:cs="Times New Roman"/>
          </w:rPr>
          <w:t>%</w:t>
        </w:r>
      </w:ins>
      <w:ins w:id="380" w:author="frank.heinemann" w:date="2025-11-09T11:47:00Z">
        <w:r w:rsidR="00D90F21" w:rsidRPr="00D90F21">
          <w:rPr>
            <w:rFonts w:ascii="Times New Roman" w:hAnsi="Times New Roman" w:cs="Times New Roman"/>
          </w:rPr>
          <w:t xml:space="preserve"> would indicate that you are certain </w:t>
        </w:r>
      </w:ins>
      <w:ins w:id="381" w:author="frank.heinemann" w:date="2025-11-14T15:48:00Z">
        <w:r w:rsidR="00771A18">
          <w:rPr>
            <w:rFonts w:ascii="Times New Roman" w:hAnsi="Times New Roman" w:cs="Times New Roman"/>
          </w:rPr>
          <w:t xml:space="preserve">that </w:t>
        </w:r>
      </w:ins>
      <w:ins w:id="382" w:author="frank.heinemann" w:date="2025-11-09T11:47:00Z">
        <w:r w:rsidR="00D90F21" w:rsidRPr="00D90F21">
          <w:rPr>
            <w:rFonts w:ascii="Times New Roman" w:hAnsi="Times New Roman" w:cs="Times New Roman"/>
          </w:rPr>
          <w:t>more than half of the dots are blue.</w:t>
        </w:r>
      </w:ins>
      <w:del w:id="383" w:author="frank.heinemann" w:date="2025-11-09T11:47:00Z">
        <w:r w:rsidR="006426E1" w:rsidDel="00D90F21">
          <w:rPr>
            <w:rFonts w:ascii="Times New Roman" w:eastAsia="Times New Roman" w:hAnsi="Times New Roman" w:cs="Times New Roman"/>
            <w:kern w:val="0"/>
            <w14:ligatures w14:val="none"/>
          </w:rPr>
          <w:delText xml:space="preserve">Thus, if you are sure that the majority of dots is red, you should set the slider to </w:delText>
        </w:r>
      </w:del>
      <m:oMath>
        <m:r>
          <w:del w:id="384" w:author="frank.heinemann" w:date="2025-11-09T11:47:00Z">
            <w:rPr>
              <w:rFonts w:ascii="Cambria Math" w:eastAsia="Times New Roman" w:hAnsi="Cambria Math" w:cs="Times New Roman"/>
              <w:kern w:val="0"/>
              <w14:ligatures w14:val="none"/>
            </w:rPr>
            <m:t>R=1</m:t>
          </w:del>
        </m:r>
      </m:oMath>
      <w:del w:id="385" w:author="frank.heinemann" w:date="2025-11-09T11:47:00Z">
        <w:r w:rsidR="006426E1" w:rsidDel="00D90F21">
          <w:rPr>
            <w:rFonts w:ascii="Times New Roman" w:eastAsia="Times New Roman" w:hAnsi="Times New Roman" w:cs="Times New Roman"/>
            <w:kern w:val="0"/>
            <w14:ligatures w14:val="none"/>
          </w:rPr>
          <w:delText xml:space="preserve">. If you are sure that the majority of dots is blue, you should set the slider to </w:delText>
        </w:r>
      </w:del>
      <m:oMath>
        <m:r>
          <w:del w:id="386" w:author="frank.heinemann" w:date="2025-11-09T11:47:00Z">
            <w:rPr>
              <w:rFonts w:ascii="Cambria Math" w:eastAsia="Times New Roman" w:hAnsi="Cambria Math" w:cs="Times New Roman"/>
              <w:kern w:val="0"/>
              <w14:ligatures w14:val="none"/>
            </w:rPr>
            <m:t>R=0</m:t>
          </w:del>
        </m:r>
      </m:oMath>
      <w:del w:id="387" w:author="frank.heinemann" w:date="2025-11-09T11:47:00Z">
        <w:r w:rsidR="006426E1" w:rsidDel="00D90F21">
          <w:rPr>
            <w:rFonts w:ascii="Times New Roman" w:eastAsia="Times New Roman" w:hAnsi="Times New Roman" w:cs="Times New Roman"/>
            <w:kern w:val="0"/>
            <w14:ligatures w14:val="none"/>
          </w:rPr>
          <w:delText>.</w:delText>
        </w:r>
      </w:del>
      <w:r w:rsidR="006426E1">
        <w:rPr>
          <w:rFonts w:ascii="Times New Roman" w:eastAsia="Times New Roman" w:hAnsi="Times New Roman" w:cs="Times New Roman"/>
          <w:kern w:val="0"/>
          <w14:ligatures w14:val="none"/>
        </w:rPr>
        <w:t xml:space="preserve"> </w:t>
      </w:r>
      <w:r w:rsidR="00563140">
        <w:rPr>
          <w:rFonts w:ascii="Times New Roman" w:eastAsia="Times New Roman" w:hAnsi="Times New Roman" w:cs="Times New Roman"/>
          <w:kern w:val="0"/>
          <w14:ligatures w14:val="none"/>
        </w:rPr>
        <w:t>However, if you are uncertain, you may state any probability between 0</w:t>
      </w:r>
      <w:ins w:id="388" w:author="Muhammed Bulutay" w:date="2025-11-13T16:31:00Z">
        <w:r w:rsidR="00B82F47">
          <w:rPr>
            <w:rFonts w:ascii="Times New Roman" w:eastAsia="Times New Roman" w:hAnsi="Times New Roman" w:cs="Times New Roman"/>
            <w:kern w:val="0"/>
            <w14:ligatures w14:val="none"/>
          </w:rPr>
          <w:t>%</w:t>
        </w:r>
      </w:ins>
      <w:r w:rsidR="00563140">
        <w:rPr>
          <w:rFonts w:ascii="Times New Roman" w:eastAsia="Times New Roman" w:hAnsi="Times New Roman" w:cs="Times New Roman"/>
          <w:kern w:val="0"/>
          <w14:ligatures w14:val="none"/>
        </w:rPr>
        <w:t xml:space="preserve"> and 1</w:t>
      </w:r>
      <w:ins w:id="389" w:author="Muhammed Bulutay" w:date="2025-11-13T16:31:00Z">
        <w:r w:rsidR="00B82F47">
          <w:rPr>
            <w:rFonts w:ascii="Times New Roman" w:eastAsia="Times New Roman" w:hAnsi="Times New Roman" w:cs="Times New Roman"/>
            <w:kern w:val="0"/>
            <w14:ligatures w14:val="none"/>
          </w:rPr>
          <w:t>00%</w:t>
        </w:r>
      </w:ins>
      <w:r w:rsidR="00563140">
        <w:rPr>
          <w:rFonts w:ascii="Times New Roman" w:eastAsia="Times New Roman" w:hAnsi="Times New Roman" w:cs="Times New Roman"/>
          <w:kern w:val="0"/>
          <w14:ligatures w14:val="none"/>
        </w:rPr>
        <w:t>.</w:t>
      </w:r>
      <w:r w:rsidR="006426E1">
        <w:rPr>
          <w:rFonts w:ascii="Times New Roman" w:eastAsia="Times New Roman" w:hAnsi="Times New Roman" w:cs="Times New Roman"/>
          <w:kern w:val="0"/>
          <w14:ligatures w14:val="none"/>
        </w:rPr>
        <w:t xml:space="preserve">   </w:t>
      </w:r>
    </w:p>
    <w:p w14:paraId="6655FF32" w14:textId="547F134D" w:rsidR="009D1D7F" w:rsidRDefault="009D1D7F" w:rsidP="005269C8">
      <w:pPr>
        <w:spacing w:before="100" w:beforeAutospacing="1" w:after="120" w:line="240" w:lineRule="auto"/>
        <w:jc w:val="both"/>
        <w:rPr>
          <w:rFonts w:ascii="Times New Roman" w:eastAsia="Times New Roman" w:hAnsi="Times New Roman" w:cs="Times New Roman"/>
          <w:kern w:val="0"/>
          <w14:ligatures w14:val="none"/>
        </w:rPr>
      </w:pPr>
      <w:ins w:id="390" w:author="Muhammed Bulutay" w:date="2025-11-13T16:32:00Z">
        <w:r w:rsidRPr="005269C8">
          <w:rPr>
            <w:rFonts w:ascii="Times New Roman" w:eastAsia="Times New Roman" w:hAnsi="Times New Roman" w:cs="Times New Roman"/>
            <w:b/>
            <w:bCs/>
            <w:kern w:val="0"/>
            <w14:ligatures w14:val="none"/>
          </w:rPr>
          <w:t>Belief payoff</w:t>
        </w:r>
        <w:r>
          <w:rPr>
            <w:rFonts w:ascii="Times New Roman" w:eastAsia="Times New Roman" w:hAnsi="Times New Roman" w:cs="Times New Roman"/>
            <w:kern w:val="0"/>
            <w14:ligatures w14:val="none"/>
          </w:rPr>
          <w:t>:</w:t>
        </w:r>
      </w:ins>
    </w:p>
    <w:p w14:paraId="0F1EDAA3" w14:textId="06F35E3B" w:rsidR="006426E1" w:rsidDel="009D1D7F" w:rsidRDefault="006426E1" w:rsidP="005269C8">
      <w:pPr>
        <w:spacing w:before="100" w:beforeAutospacing="1" w:after="120" w:line="240" w:lineRule="auto"/>
        <w:jc w:val="both"/>
        <w:rPr>
          <w:del w:id="391" w:author="Muhammed Bulutay" w:date="2025-11-13T16:32:00Z"/>
          <w:rFonts w:ascii="Times New Roman" w:eastAsia="Times New Roman" w:hAnsi="Times New Roman" w:cs="Times New Roman"/>
          <w:kern w:val="0"/>
          <w14:ligatures w14:val="none"/>
        </w:rPr>
      </w:pPr>
      <w:del w:id="392" w:author="Muhammed Bulutay" w:date="2025-11-13T16:32:00Z">
        <w:r w:rsidDel="009D1D7F">
          <w:rPr>
            <w:rFonts w:ascii="Times New Roman" w:eastAsia="Times New Roman" w:hAnsi="Times New Roman" w:cs="Times New Roman"/>
            <w:kern w:val="0"/>
            <w14:ligatures w14:val="none"/>
          </w:rPr>
          <w:delText xml:space="preserve">At the end of the experiment, one round of each part will be randomly selected for a reward on your </w:delText>
        </w:r>
        <w:r w:rsidR="00563140" w:rsidDel="009D1D7F">
          <w:rPr>
            <w:rFonts w:ascii="Times New Roman" w:eastAsia="Times New Roman" w:hAnsi="Times New Roman" w:cs="Times New Roman"/>
            <w:kern w:val="0"/>
            <w14:ligatures w14:val="none"/>
          </w:rPr>
          <w:delText>stated probability</w:delText>
        </w:r>
        <w:r w:rsidDel="009D1D7F">
          <w:rPr>
            <w:rFonts w:ascii="Times New Roman" w:eastAsia="Times New Roman" w:hAnsi="Times New Roman" w:cs="Times New Roman"/>
            <w:kern w:val="0"/>
            <w14:ligatures w14:val="none"/>
          </w:rPr>
          <w:delText xml:space="preserve">. This will be </w:delText>
        </w:r>
        <w:r w:rsidR="00563140" w:rsidDel="009D1D7F">
          <w:rPr>
            <w:rFonts w:ascii="Times New Roman" w:eastAsia="Times New Roman" w:hAnsi="Times New Roman" w:cs="Times New Roman"/>
            <w:kern w:val="0"/>
            <w14:ligatures w14:val="none"/>
          </w:rPr>
          <w:delText>a different</w:delText>
        </w:r>
        <w:r w:rsidDel="009D1D7F">
          <w:rPr>
            <w:rFonts w:ascii="Times New Roman" w:eastAsia="Times New Roman" w:hAnsi="Times New Roman" w:cs="Times New Roman"/>
            <w:kern w:val="0"/>
            <w14:ligatures w14:val="none"/>
          </w:rPr>
          <w:delText xml:space="preserve"> round </w:delText>
        </w:r>
        <w:r w:rsidR="00563140" w:rsidDel="009D1D7F">
          <w:rPr>
            <w:rFonts w:ascii="Times New Roman" w:eastAsia="Times New Roman" w:hAnsi="Times New Roman" w:cs="Times New Roman"/>
            <w:kern w:val="0"/>
            <w14:ligatures w14:val="none"/>
          </w:rPr>
          <w:delText>as the one t</w:delText>
        </w:r>
        <w:r w:rsidDel="009D1D7F">
          <w:rPr>
            <w:rFonts w:ascii="Times New Roman" w:eastAsia="Times New Roman" w:hAnsi="Times New Roman" w:cs="Times New Roman"/>
            <w:kern w:val="0"/>
            <w14:ligatures w14:val="none"/>
          </w:rPr>
          <w:delText>hat is selected for monetary payoffs of the consumption choice.</w:delText>
        </w:r>
      </w:del>
    </w:p>
    <w:p w14:paraId="1EF439D8" w14:textId="10A626A4" w:rsidR="006426E1" w:rsidDel="0042316B" w:rsidRDefault="00563140" w:rsidP="00E01505">
      <w:pPr>
        <w:spacing w:before="100" w:beforeAutospacing="1" w:after="120" w:line="240" w:lineRule="auto"/>
        <w:jc w:val="both"/>
        <w:rPr>
          <w:del w:id="393" w:author="Muhammed Bulutay" w:date="2025-11-13T16:48:00Z"/>
          <w:rFonts w:ascii="Times New Roman" w:eastAsia="Times New Roman" w:hAnsi="Times New Roman" w:cs="Times New Roman"/>
          <w:kern w:val="0"/>
          <w14:ligatures w14:val="none"/>
        </w:rPr>
      </w:pPr>
      <w:del w:id="394" w:author="Muhammed Bulutay" w:date="2025-11-13T16:33:00Z">
        <w:r w:rsidDel="009D1D7F">
          <w:rPr>
            <w:rFonts w:ascii="Times New Roman" w:eastAsia="Times New Roman" w:hAnsi="Times New Roman" w:cs="Times New Roman"/>
            <w:kern w:val="0"/>
            <w14:ligatures w14:val="none"/>
          </w:rPr>
          <w:delText>As a reward for your stated probability</w:delText>
        </w:r>
      </w:del>
      <w:ins w:id="395" w:author="Muhammed Bulutay" w:date="2025-11-13T16:33:00Z">
        <w:r w:rsidR="009D1D7F">
          <w:rPr>
            <w:rFonts w:ascii="Times New Roman" w:eastAsia="Times New Roman" w:hAnsi="Times New Roman" w:cs="Times New Roman"/>
            <w:kern w:val="0"/>
            <w14:ligatures w14:val="none"/>
          </w:rPr>
          <w:t xml:space="preserve">You can earn a bonus payoff </w:t>
        </w:r>
      </w:ins>
      <w:ins w:id="396" w:author="Muhammed Bulutay" w:date="2025-11-13T16:34:00Z">
        <w:r w:rsidR="009D1D7F">
          <w:rPr>
            <w:rFonts w:ascii="Times New Roman" w:eastAsia="Times New Roman" w:hAnsi="Times New Roman" w:cs="Times New Roman"/>
            <w:kern w:val="0"/>
            <w14:ligatures w14:val="none"/>
          </w:rPr>
          <w:t>of 2 Euros that is determined by how close your stated probability is to the actual outcome. More specifically,</w:t>
        </w:r>
      </w:ins>
      <w:ins w:id="397" w:author="Muhammed Bulutay" w:date="2025-11-13T16:45:00Z">
        <w:r w:rsidR="0042316B">
          <w:rPr>
            <w:rFonts w:ascii="Times New Roman" w:eastAsia="Times New Roman" w:hAnsi="Times New Roman" w:cs="Times New Roman"/>
            <w:kern w:val="0"/>
            <w14:ligatures w14:val="none"/>
          </w:rPr>
          <w:t xml:space="preserve"> </w:t>
        </w:r>
      </w:ins>
      <w:del w:id="398" w:author="Muhammed Bulutay" w:date="2025-11-13T16:34:00Z">
        <w:r w:rsidDel="009D1D7F">
          <w:rPr>
            <w:rFonts w:ascii="Times New Roman" w:eastAsia="Times New Roman" w:hAnsi="Times New Roman" w:cs="Times New Roman"/>
            <w:kern w:val="0"/>
            <w14:ligatures w14:val="none"/>
          </w:rPr>
          <w:delText>,</w:delText>
        </w:r>
      </w:del>
      <w:del w:id="399" w:author="Muhammed Bulutay" w:date="2025-11-13T16:48:00Z">
        <w:r w:rsidDel="0042316B">
          <w:rPr>
            <w:rFonts w:ascii="Times New Roman" w:eastAsia="Times New Roman" w:hAnsi="Times New Roman" w:cs="Times New Roman"/>
            <w:kern w:val="0"/>
            <w14:ligatures w14:val="none"/>
          </w:rPr>
          <w:delText xml:space="preserve"> </w:delText>
        </w:r>
      </w:del>
      <w:r>
        <w:rPr>
          <w:rFonts w:ascii="Times New Roman" w:eastAsia="Times New Roman" w:hAnsi="Times New Roman" w:cs="Times New Roman"/>
          <w:kern w:val="0"/>
          <w14:ligatures w14:val="none"/>
        </w:rPr>
        <w:t xml:space="preserve">you will receive 2 Euros with probability </w:t>
      </w: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Pr>
          <w:rFonts w:ascii="Times New Roman" w:eastAsia="Times New Roman" w:hAnsi="Times New Roman" w:cs="Times New Roman"/>
          <w:kern w:val="0"/>
          <w14:ligatures w14:val="none"/>
        </w:rPr>
        <w:t xml:space="preserve"> if the majority of dots was red. If the majority of dots was blue, </w:t>
      </w:r>
      <w:r w:rsidR="00AA5133">
        <w:rPr>
          <w:rFonts w:ascii="Times New Roman" w:eastAsia="Times New Roman" w:hAnsi="Times New Roman" w:cs="Times New Roman"/>
          <w:kern w:val="0"/>
          <w14:ligatures w14:val="none"/>
        </w:rPr>
        <w:t xml:space="preserve">you receive 2 Euros with the </w:t>
      </w:r>
      <w:r w:rsidR="00AA5133" w:rsidRPr="00D90F21">
        <w:rPr>
          <w:rFonts w:ascii="Times New Roman" w:eastAsia="Times New Roman" w:hAnsi="Times New Roman" w:cs="Times New Roman"/>
          <w:kern w:val="0"/>
          <w14:ligatures w14:val="none"/>
        </w:rPr>
        <w:t xml:space="preserve">probability </w:t>
      </w: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(1-R)</m:t>
            </m:r>
          </m:e>
          <m:sup>
            <m:r>
              <w:rPr>
                <w:rFonts w:ascii="Cambria Math" w:eastAsia="Times New Roman" w:hAnsi="Cambria Math" w:cs="Times New Roman"/>
                <w:kern w:val="0"/>
                <w14:ligatures w14:val="none"/>
              </w:rPr>
              <m:t>2</m:t>
            </m:r>
          </m:sup>
        </m:sSup>
      </m:oMath>
      <w:r w:rsidR="00AA5133" w:rsidRPr="00D90F21">
        <w:rPr>
          <w:rFonts w:ascii="Times New Roman" w:eastAsia="Times New Roman" w:hAnsi="Times New Roman" w:cs="Times New Roman"/>
          <w:kern w:val="0"/>
          <w14:ligatures w14:val="none"/>
        </w:rPr>
        <w:t>. This rule makes sure that it is in your own interest to state your true belief.</w:t>
      </w:r>
    </w:p>
    <w:p w14:paraId="512512CE" w14:textId="7559963C" w:rsidR="0042316B" w:rsidRDefault="0042316B" w:rsidP="00E01505">
      <w:pPr>
        <w:spacing w:before="100" w:beforeAutospacing="1" w:after="120" w:line="240" w:lineRule="auto"/>
        <w:jc w:val="both"/>
        <w:rPr>
          <w:ins w:id="400" w:author="Muhammed Bulutay" w:date="2025-11-13T16:50:00Z"/>
          <w:rFonts w:ascii="Times New Roman" w:eastAsia="Times New Roman" w:hAnsi="Times New Roman" w:cs="Times New Roman"/>
          <w:kern w:val="0"/>
          <w14:ligatures w14:val="none"/>
        </w:rPr>
      </w:pPr>
    </w:p>
    <w:p w14:paraId="64EFF379" w14:textId="7B34132B" w:rsidR="0042316B" w:rsidRPr="00EE7F68" w:rsidRDefault="0042316B" w:rsidP="0042316B">
      <w:pPr>
        <w:spacing w:before="100" w:beforeAutospacing="1" w:after="120" w:line="240" w:lineRule="auto"/>
        <w:jc w:val="both"/>
        <w:rPr>
          <w:ins w:id="401" w:author="Muhammed Bulutay" w:date="2025-11-13T16:50:00Z"/>
          <w:rFonts w:ascii="Times New Roman" w:eastAsia="Times New Roman" w:hAnsi="Times New Roman" w:cs="Times New Roman"/>
          <w:b/>
          <w:bCs/>
          <w:kern w:val="0"/>
          <w14:ligatures w14:val="none"/>
        </w:rPr>
      </w:pPr>
      <w:ins w:id="402" w:author="Muhammed Bulutay" w:date="2025-11-13T16:50:00Z">
        <w:r>
          <w:rPr>
            <w:rFonts w:ascii="Times New Roman" w:eastAsia="Times New Roman" w:hAnsi="Times New Roman" w:cs="Times New Roman"/>
            <w:b/>
            <w:bCs/>
            <w:kern w:val="0"/>
            <w14:ligatures w14:val="none"/>
          </w:rPr>
          <w:t>Final payoff:</w:t>
        </w:r>
      </w:ins>
    </w:p>
    <w:p w14:paraId="3D59AA9D" w14:textId="0D3CE5FA" w:rsidR="00AA5133" w:rsidDel="0042316B" w:rsidRDefault="0042316B" w:rsidP="005269C8">
      <w:pPr>
        <w:spacing w:before="100" w:beforeAutospacing="1" w:after="120" w:line="240" w:lineRule="auto"/>
        <w:jc w:val="both"/>
        <w:rPr>
          <w:del w:id="403" w:author="Muhammed Bulutay" w:date="2025-11-13T16:48:00Z"/>
          <w:rFonts w:ascii="Times New Roman" w:eastAsia="Times New Roman" w:hAnsi="Times New Roman" w:cs="Times New Roman"/>
          <w:kern w:val="0"/>
          <w14:ligatures w14:val="none"/>
        </w:rPr>
      </w:pPr>
      <w:ins w:id="404" w:author="Muhammed Bulutay" w:date="2025-11-13T16:50:00Z">
        <w:r>
          <w:rPr>
            <w:rFonts w:ascii="Times New Roman" w:eastAsia="Times New Roman" w:hAnsi="Times New Roman" w:cs="Times New Roman"/>
            <w:kern w:val="0"/>
            <w14:ligatures w14:val="none"/>
          </w:rPr>
          <w:t xml:space="preserve">At the end of the experiment, one of the 36 rounds will be randomly selected </w:t>
        </w:r>
      </w:ins>
      <w:ins w:id="405" w:author="Muhammed Bulutay" w:date="2025-11-13T16:51:00Z">
        <w:r>
          <w:rPr>
            <w:rFonts w:ascii="Times New Roman" w:eastAsia="Times New Roman" w:hAnsi="Times New Roman" w:cs="Times New Roman"/>
            <w:kern w:val="0"/>
            <w14:ligatures w14:val="none"/>
          </w:rPr>
          <w:t>an</w:t>
        </w:r>
      </w:ins>
      <w:ins w:id="406" w:author="Muhammed Bulutay" w:date="2025-11-13T16:52:00Z">
        <w:r>
          <w:rPr>
            <w:rFonts w:ascii="Times New Roman" w:eastAsia="Times New Roman" w:hAnsi="Times New Roman" w:cs="Times New Roman"/>
            <w:kern w:val="0"/>
            <w14:ligatures w14:val="none"/>
          </w:rPr>
          <w:t xml:space="preserve">d your consumption payoff points from that round will determine your final monetary payoff. </w:t>
        </w:r>
      </w:ins>
      <w:ins w:id="407" w:author="Muhammed Bulutay" w:date="2025-11-13T16:50:00Z">
        <w:r>
          <w:rPr>
            <w:rFonts w:ascii="Times New Roman" w:eastAsia="Times New Roman" w:hAnsi="Times New Roman" w:cs="Times New Roman"/>
            <w:kern w:val="0"/>
            <w14:ligatures w14:val="none"/>
          </w:rPr>
          <w:t xml:space="preserve">Another one of the </w:t>
        </w:r>
      </w:ins>
      <w:ins w:id="408" w:author="Muhammed Bulutay" w:date="2025-11-13T16:52:00Z">
        <w:r>
          <w:rPr>
            <w:rFonts w:ascii="Times New Roman" w:eastAsia="Times New Roman" w:hAnsi="Times New Roman" w:cs="Times New Roman"/>
            <w:kern w:val="0"/>
            <w14:ligatures w14:val="none"/>
          </w:rPr>
          <w:t>36</w:t>
        </w:r>
      </w:ins>
      <w:ins w:id="409" w:author="Muhammed Bulutay" w:date="2025-11-13T16:50:00Z">
        <w:r>
          <w:rPr>
            <w:rFonts w:ascii="Times New Roman" w:eastAsia="Times New Roman" w:hAnsi="Times New Roman" w:cs="Times New Roman"/>
            <w:kern w:val="0"/>
            <w14:ligatures w14:val="none"/>
          </w:rPr>
          <w:t xml:space="preserve"> rounds will be randomly selected for the reward on your stated belief. </w:t>
        </w:r>
      </w:ins>
      <w:ins w:id="410" w:author="Muhammed Bulutay" w:date="2025-11-13T16:52:00Z">
        <w:r w:rsidR="003512BA">
          <w:rPr>
            <w:rFonts w:ascii="Times New Roman" w:eastAsia="Times New Roman" w:hAnsi="Times New Roman" w:cs="Times New Roman"/>
            <w:kern w:val="0"/>
            <w14:ligatures w14:val="none"/>
          </w:rPr>
          <w:t>For both cho</w:t>
        </w:r>
      </w:ins>
      <w:ins w:id="411" w:author="Muhammed Bulutay" w:date="2025-11-13T16:53:00Z">
        <w:r w:rsidR="003512BA">
          <w:rPr>
            <w:rFonts w:ascii="Times New Roman" w:eastAsia="Times New Roman" w:hAnsi="Times New Roman" w:cs="Times New Roman"/>
            <w:kern w:val="0"/>
            <w14:ligatures w14:val="none"/>
          </w:rPr>
          <w:t xml:space="preserve">sen rounds, we will remind </w:t>
        </w:r>
      </w:ins>
      <w:ins w:id="412" w:author="frank.heinemann" w:date="2025-11-14T15:49:00Z">
        <w:r w:rsidR="00771A18">
          <w:rPr>
            <w:rFonts w:ascii="Times New Roman" w:eastAsia="Times New Roman" w:hAnsi="Times New Roman" w:cs="Times New Roman"/>
            <w:kern w:val="0"/>
            <w14:ligatures w14:val="none"/>
          </w:rPr>
          <w:t xml:space="preserve">you of </w:t>
        </w:r>
      </w:ins>
      <w:ins w:id="413" w:author="Muhammed Bulutay" w:date="2025-11-13T16:53:00Z">
        <w:r w:rsidR="003512BA">
          <w:rPr>
            <w:rFonts w:ascii="Times New Roman" w:eastAsia="Times New Roman" w:hAnsi="Times New Roman" w:cs="Times New Roman"/>
            <w:kern w:val="0"/>
            <w14:ligatures w14:val="none"/>
          </w:rPr>
          <w:t xml:space="preserve">your decisions and </w:t>
        </w:r>
      </w:ins>
      <w:ins w:id="414" w:author="frank.heinemann" w:date="2025-11-14T15:49:00Z">
        <w:r w:rsidR="00771A18">
          <w:rPr>
            <w:rFonts w:ascii="Times New Roman" w:eastAsia="Times New Roman" w:hAnsi="Times New Roman" w:cs="Times New Roman"/>
            <w:kern w:val="0"/>
            <w14:ligatures w14:val="none"/>
          </w:rPr>
          <w:t xml:space="preserve">show you the </w:t>
        </w:r>
      </w:ins>
      <w:ins w:id="415" w:author="Muhammed Bulutay" w:date="2025-11-13T16:53:00Z">
        <w:r w:rsidR="003512BA">
          <w:rPr>
            <w:rFonts w:ascii="Times New Roman" w:eastAsia="Times New Roman" w:hAnsi="Times New Roman" w:cs="Times New Roman"/>
            <w:kern w:val="0"/>
            <w14:ligatures w14:val="none"/>
          </w:rPr>
          <w:t>actual outcome</w:t>
        </w:r>
      </w:ins>
      <w:ins w:id="416" w:author="Muhammed Bulutay" w:date="2025-11-13T16:54:00Z">
        <w:r w:rsidR="003512BA">
          <w:rPr>
            <w:rFonts w:ascii="Times New Roman" w:eastAsia="Times New Roman" w:hAnsi="Times New Roman" w:cs="Times New Roman"/>
            <w:kern w:val="0"/>
            <w14:ligatures w14:val="none"/>
          </w:rPr>
          <w:t>s.</w:t>
        </w:r>
      </w:ins>
      <w:ins w:id="417" w:author="Muhammed Bulutay" w:date="2025-11-13T16:53:00Z">
        <w:r w:rsidR="003512BA">
          <w:rPr>
            <w:rFonts w:ascii="Times New Roman" w:eastAsia="Times New Roman" w:hAnsi="Times New Roman" w:cs="Times New Roman"/>
            <w:kern w:val="0"/>
            <w14:ligatures w14:val="none"/>
          </w:rPr>
          <w:t xml:space="preserve"> F</w:t>
        </w:r>
      </w:ins>
      <w:ins w:id="418" w:author="Muhammed Bulutay" w:date="2025-11-13T16:54:00Z">
        <w:r w:rsidR="003512BA">
          <w:rPr>
            <w:rFonts w:ascii="Times New Roman" w:eastAsia="Times New Roman" w:hAnsi="Times New Roman" w:cs="Times New Roman"/>
            <w:kern w:val="0"/>
            <w14:ligatures w14:val="none"/>
          </w:rPr>
          <w:t xml:space="preserve">or </w:t>
        </w:r>
      </w:ins>
      <w:ins w:id="419" w:author="frank.heinemann" w:date="2025-11-14T15:49:00Z">
        <w:r w:rsidR="00771A18">
          <w:rPr>
            <w:rFonts w:ascii="Times New Roman" w:eastAsia="Times New Roman" w:hAnsi="Times New Roman" w:cs="Times New Roman"/>
            <w:kern w:val="0"/>
            <w14:ligatures w14:val="none"/>
          </w:rPr>
          <w:t xml:space="preserve">the </w:t>
        </w:r>
      </w:ins>
      <w:ins w:id="420" w:author="Muhammed Bulutay" w:date="2025-11-13T16:54:00Z">
        <w:r w:rsidR="003512BA">
          <w:rPr>
            <w:rFonts w:ascii="Times New Roman" w:eastAsia="Times New Roman" w:hAnsi="Times New Roman" w:cs="Times New Roman"/>
            <w:kern w:val="0"/>
            <w14:ligatures w14:val="none"/>
          </w:rPr>
          <w:t>consumption choice, we will show you the actual Period 2 price level</w:t>
        </w:r>
      </w:ins>
      <w:ins w:id="421" w:author="frank.heinemann" w:date="2025-11-14T15:49:00Z">
        <w:r w:rsidR="00771A18">
          <w:rPr>
            <w:rFonts w:ascii="Times New Roman" w:eastAsia="Times New Roman" w:hAnsi="Times New Roman" w:cs="Times New Roman"/>
            <w:kern w:val="0"/>
            <w14:ligatures w14:val="none"/>
          </w:rPr>
          <w:t xml:space="preserve"> and the computer will calcul</w:t>
        </w:r>
      </w:ins>
      <w:ins w:id="422" w:author="frank.heinemann" w:date="2025-11-14T15:50:00Z">
        <w:r w:rsidR="00771A18">
          <w:rPr>
            <w:rFonts w:ascii="Times New Roman" w:eastAsia="Times New Roman" w:hAnsi="Times New Roman" w:cs="Times New Roman"/>
            <w:kern w:val="0"/>
            <w14:ligatures w14:val="none"/>
          </w:rPr>
          <w:t>ate your resulting payoff points</w:t>
        </w:r>
      </w:ins>
      <w:ins w:id="423" w:author="Muhammed Bulutay" w:date="2025-11-13T16:54:00Z">
        <w:r w:rsidR="003512BA">
          <w:rPr>
            <w:rFonts w:ascii="Times New Roman" w:eastAsia="Times New Roman" w:hAnsi="Times New Roman" w:cs="Times New Roman"/>
            <w:kern w:val="0"/>
            <w14:ligatures w14:val="none"/>
          </w:rPr>
          <w:t>. For beliefs, the computer will run</w:t>
        </w:r>
      </w:ins>
      <w:ins w:id="424" w:author="Muhammed Bulutay" w:date="2025-11-13T16:55:00Z">
        <w:r w:rsidR="003512BA">
          <w:rPr>
            <w:rFonts w:ascii="Times New Roman" w:eastAsia="Times New Roman" w:hAnsi="Times New Roman" w:cs="Times New Roman"/>
            <w:kern w:val="0"/>
            <w14:ligatures w14:val="none"/>
          </w:rPr>
          <w:t xml:space="preserve"> a lottery to determine whether you earned </w:t>
        </w:r>
      </w:ins>
      <w:ins w:id="425" w:author="frank.heinemann" w:date="2025-11-14T15:50:00Z">
        <w:r w:rsidR="00771A18">
          <w:rPr>
            <w:rFonts w:ascii="Times New Roman" w:eastAsia="Times New Roman" w:hAnsi="Times New Roman" w:cs="Times New Roman"/>
            <w:kern w:val="0"/>
            <w14:ligatures w14:val="none"/>
          </w:rPr>
          <w:t xml:space="preserve">the </w:t>
        </w:r>
      </w:ins>
      <w:ins w:id="426" w:author="Muhammed Bulutay" w:date="2025-11-13T16:55:00Z">
        <w:r w:rsidR="003512BA">
          <w:rPr>
            <w:rFonts w:ascii="Times New Roman" w:eastAsia="Times New Roman" w:hAnsi="Times New Roman" w:cs="Times New Roman"/>
            <w:kern w:val="0"/>
            <w14:ligatures w14:val="none"/>
          </w:rPr>
          <w:t>2 Euros bonus using your stated probability.</w:t>
        </w:r>
      </w:ins>
      <w:del w:id="427" w:author="Muhammed Bulutay" w:date="2025-11-13T16:48:00Z">
        <w:r w:rsidR="00AA5133" w:rsidDel="0042316B">
          <w:rPr>
            <w:rFonts w:ascii="Times New Roman" w:eastAsia="Times New Roman" w:hAnsi="Times New Roman" w:cs="Times New Roman"/>
            <w:kern w:val="0"/>
            <w14:ligatures w14:val="none"/>
          </w:rPr>
          <w:delText xml:space="preserve">Once you set the slider to the probability that you want to state, you must click the confirm button to proceed.  </w:delText>
        </w:r>
      </w:del>
    </w:p>
    <w:p w14:paraId="441F2484" w14:textId="265696A4" w:rsidR="006426E1" w:rsidRDefault="006426E1" w:rsidP="005269C8">
      <w:pPr>
        <w:spacing w:before="100" w:beforeAutospacing="1" w:after="120" w:line="240" w:lineRule="auto"/>
        <w:jc w:val="both"/>
        <w:rPr>
          <w:rFonts w:ascii="Times New Roman" w:eastAsia="Times New Roman" w:hAnsi="Times New Roman" w:cs="Times New Roman"/>
          <w:kern w:val="0"/>
          <w14:ligatures w14:val="none"/>
        </w:rPr>
      </w:pPr>
    </w:p>
    <w:p w14:paraId="62DDD829" w14:textId="42C76BA8" w:rsidR="006669B2" w:rsidRDefault="006669B2" w:rsidP="005269C8">
      <w:pPr>
        <w:spacing w:before="100" w:beforeAutospacing="1" w:after="120" w:line="240" w:lineRule="auto"/>
        <w:jc w:val="both"/>
        <w:rPr>
          <w:rFonts w:ascii="Times New Roman" w:eastAsia="Times New Roman" w:hAnsi="Times New Roman" w:cs="Times New Roman"/>
          <w:b/>
          <w:bCs/>
          <w:kern w:val="0"/>
          <w14:ligatures w14:val="none"/>
        </w:rPr>
      </w:pPr>
      <w:r w:rsidRPr="006669B2">
        <w:rPr>
          <w:rFonts w:ascii="Times New Roman" w:eastAsia="Times New Roman" w:hAnsi="Times New Roman" w:cs="Times New Roman"/>
          <w:b/>
          <w:bCs/>
          <w:kern w:val="0"/>
          <w14:ligatures w14:val="none"/>
        </w:rPr>
        <w:t>Specific rules for the three parts:</w:t>
      </w:r>
    </w:p>
    <w:p w14:paraId="7779DF20" w14:textId="7026158B" w:rsidR="002140E8" w:rsidRPr="006669B2" w:rsidRDefault="002140E8" w:rsidP="005269C8">
      <w:pPr>
        <w:spacing w:before="100" w:beforeAutospacing="1" w:after="120"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Part 1 instructions</w:t>
      </w:r>
    </w:p>
    <w:p w14:paraId="52FE06AC" w14:textId="2BD02144" w:rsidR="006669B2" w:rsidRDefault="006669B2"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In </w:t>
      </w:r>
      <w:r w:rsidR="0014607A">
        <w:rPr>
          <w:rFonts w:ascii="Times New Roman" w:eastAsia="Times New Roman" w:hAnsi="Times New Roman" w:cs="Times New Roman"/>
          <w:kern w:val="0"/>
          <w14:ligatures w14:val="none"/>
        </w:rPr>
        <w:t>this part,</w:t>
      </w:r>
      <w:r>
        <w:rPr>
          <w:rFonts w:ascii="Times New Roman" w:eastAsia="Times New Roman" w:hAnsi="Times New Roman" w:cs="Times New Roman"/>
          <w:kern w:val="0"/>
          <w14:ligatures w14:val="none"/>
        </w:rPr>
        <w:t xml:space="preserve"> each round will start with </w:t>
      </w:r>
      <w:r w:rsidR="00623EC3">
        <w:rPr>
          <w:rFonts w:ascii="Times New Roman" w:eastAsia="Times New Roman" w:hAnsi="Times New Roman" w:cs="Times New Roman"/>
          <w:kern w:val="0"/>
          <w14:ligatures w14:val="none"/>
        </w:rPr>
        <w:t xml:space="preserve">the </w:t>
      </w:r>
      <w:r>
        <w:rPr>
          <w:rFonts w:ascii="Times New Roman" w:eastAsia="Times New Roman" w:hAnsi="Times New Roman" w:cs="Times New Roman"/>
          <w:kern w:val="0"/>
          <w14:ligatures w14:val="none"/>
        </w:rPr>
        <w:t xml:space="preserve">price hint. </w:t>
      </w:r>
      <w:r w:rsidR="00510F44">
        <w:rPr>
          <w:rFonts w:ascii="Times New Roman" w:eastAsia="Times New Roman" w:hAnsi="Times New Roman" w:cs="Times New Roman"/>
          <w:kern w:val="0"/>
          <w14:ligatures w14:val="none"/>
        </w:rPr>
        <w:t xml:space="preserve">You have to check the hint by </w:t>
      </w:r>
      <w:r w:rsidR="00510F44" w:rsidRPr="00FA733A">
        <w:rPr>
          <w:rFonts w:ascii="Times New Roman" w:eastAsia="Times New Roman" w:hAnsi="Times New Roman" w:cs="Times New Roman"/>
          <w:kern w:val="0"/>
          <w14:ligatures w14:val="none"/>
        </w:rPr>
        <w:t>click</w:t>
      </w:r>
      <w:r w:rsidR="00510F44">
        <w:rPr>
          <w:rFonts w:ascii="Times New Roman" w:eastAsia="Times New Roman" w:hAnsi="Times New Roman" w:cs="Times New Roman"/>
          <w:kern w:val="0"/>
          <w14:ligatures w14:val="none"/>
        </w:rPr>
        <w:t xml:space="preserve">ing on </w:t>
      </w:r>
      <w:r w:rsidR="00510F44" w:rsidRPr="00FA733A">
        <w:rPr>
          <w:rFonts w:ascii="Times New Roman" w:eastAsia="Times New Roman" w:hAnsi="Times New Roman" w:cs="Times New Roman"/>
          <w:kern w:val="0"/>
          <w14:ligatures w14:val="none"/>
        </w:rPr>
        <w:t xml:space="preserve">the </w:t>
      </w:r>
      <w:r w:rsidR="00510F44" w:rsidRPr="00510F44">
        <w:rPr>
          <w:rFonts w:ascii="Times New Roman" w:eastAsia="Times New Roman" w:hAnsi="Times New Roman" w:cs="Times New Roman"/>
          <w:kern w:val="0"/>
          <w14:ligatures w14:val="none"/>
        </w:rPr>
        <w:t>“Get hint” button</w:t>
      </w:r>
      <w:r w:rsidR="00510F44">
        <w:rPr>
          <w:rFonts w:ascii="Times New Roman" w:eastAsia="Times New Roman" w:hAnsi="Times New Roman" w:cs="Times New Roman"/>
          <w:kern w:val="0"/>
          <w14:ligatures w14:val="none"/>
        </w:rPr>
        <w:t xml:space="preserve"> so that you can see the matrix with red and blue dots for </w:t>
      </w:r>
      <w:r w:rsidR="00510F44" w:rsidRPr="005269C8">
        <w:rPr>
          <w:rFonts w:ascii="Times New Roman" w:eastAsia="Times New Roman" w:hAnsi="Times New Roman" w:cs="Times New Roman"/>
          <w:b/>
          <w:bCs/>
          <w:kern w:val="0"/>
          <w14:ligatures w14:val="none"/>
        </w:rPr>
        <w:t>8 seconds</w:t>
      </w:r>
      <w:r w:rsidR="00510F44">
        <w:rPr>
          <w:rFonts w:ascii="Times New Roman" w:eastAsia="Times New Roman" w:hAnsi="Times New Roman" w:cs="Times New Roman"/>
          <w:kern w:val="0"/>
          <w14:ligatures w14:val="none"/>
        </w:rPr>
        <w:t xml:space="preserve">. Then you must state the probability that you attribute to the majority of dots being red. </w:t>
      </w:r>
    </w:p>
    <w:p w14:paraId="64E155B2" w14:textId="7DD2AB52" w:rsidR="006669B2" w:rsidRDefault="006669B2"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Once you confirmed the stated probability that you attribute to the majority of dots being red, you will be informed about your endowment profile and the potential payoffs associated with the various possible consumption choices for both prices.</w:t>
      </w:r>
      <w:r w:rsidR="00072400">
        <w:rPr>
          <w:rFonts w:ascii="Times New Roman" w:eastAsia="Times New Roman" w:hAnsi="Times New Roman" w:cs="Times New Roman"/>
          <w:kern w:val="0"/>
          <w14:ligatures w14:val="none"/>
        </w:rPr>
        <w:t xml:space="preserve"> </w:t>
      </w:r>
      <w:r w:rsidR="00072400" w:rsidRPr="00623EC3">
        <w:rPr>
          <w:rFonts w:ascii="Times New Roman" w:eastAsia="Times New Roman" w:hAnsi="Times New Roman" w:cs="Times New Roman"/>
          <w:kern w:val="0"/>
          <w14:ligatures w14:val="none"/>
        </w:rPr>
        <w:t xml:space="preserve">You will also see your own stated belief for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=2</m:t>
        </m:r>
      </m:oMath>
      <w:r w:rsidR="00072400" w:rsidRPr="00623EC3">
        <w:rPr>
          <w:rFonts w:ascii="Times New Roman" w:eastAsia="Times New Roman" w:hAnsi="Times New Roman" w:cs="Times New Roman"/>
          <w:kern w:val="0"/>
          <w14:ligatures w14:val="none"/>
        </w:rPr>
        <w:t>.</w:t>
      </w:r>
    </w:p>
    <w:p w14:paraId="4E7F795E" w14:textId="16C5148E" w:rsidR="006669B2" w:rsidRDefault="006669B2"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After </w:t>
      </w:r>
      <w:r w:rsidR="00510F44">
        <w:rPr>
          <w:rFonts w:ascii="Times New Roman" w:eastAsia="Times New Roman" w:hAnsi="Times New Roman" w:cs="Times New Roman"/>
          <w:kern w:val="0"/>
          <w14:ligatures w14:val="none"/>
        </w:rPr>
        <w:t xml:space="preserve">selecting and </w:t>
      </w:r>
      <w:r>
        <w:rPr>
          <w:rFonts w:ascii="Times New Roman" w:eastAsia="Times New Roman" w:hAnsi="Times New Roman" w:cs="Times New Roman"/>
          <w:kern w:val="0"/>
          <w14:ligatures w14:val="none"/>
        </w:rPr>
        <w:t>confirming your consumption choice, the next round starts with a new price hint.</w:t>
      </w:r>
    </w:p>
    <w:p w14:paraId="0CBC80DF" w14:textId="40E1B44A" w:rsidR="00285B02" w:rsidRDefault="006669B2"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procedure is repeated for 12 rounds. </w:t>
      </w:r>
    </w:p>
    <w:p w14:paraId="10250EF3" w14:textId="0370C25B" w:rsidR="0014607A" w:rsidRDefault="0014607A" w:rsidP="00623EC3">
      <w:pPr>
        <w:spacing w:before="100" w:beforeAutospacing="1" w:after="120" w:line="240" w:lineRule="auto"/>
        <w:jc w:val="both"/>
        <w:rPr>
          <w:rFonts w:ascii="Times New Roman" w:eastAsia="Times New Roman" w:hAnsi="Times New Roman" w:cs="Times New Roman"/>
          <w:kern w:val="0"/>
          <w14:ligatures w14:val="none"/>
        </w:rPr>
      </w:pPr>
      <w:r w:rsidRPr="00623EC3">
        <w:rPr>
          <w:rFonts w:ascii="Times New Roman" w:eastAsia="Times New Roman" w:hAnsi="Times New Roman" w:cs="Times New Roman"/>
          <w:b/>
          <w:bCs/>
          <w:kern w:val="0"/>
          <w14:ligatures w14:val="none"/>
        </w:rPr>
        <w:t>Part 2 instructions</w:t>
      </w:r>
      <w:r>
        <w:rPr>
          <w:rFonts w:ascii="Times New Roman" w:eastAsia="Times New Roman" w:hAnsi="Times New Roman" w:cs="Times New Roman"/>
          <w:kern w:val="0"/>
          <w14:ligatures w14:val="none"/>
        </w:rPr>
        <w:t>:</w:t>
      </w:r>
    </w:p>
    <w:p w14:paraId="4F26569C" w14:textId="6698FFC9" w:rsidR="00510F44" w:rsidRDefault="00285B02" w:rsidP="00623EC3">
      <w:pPr>
        <w:spacing w:before="100" w:beforeAutospacing="1" w:after="120" w:line="240" w:lineRule="auto"/>
        <w:jc w:val="both"/>
        <w:rPr>
          <w:rFonts w:ascii="Times New Roman" w:eastAsia="Times New Roman" w:hAnsi="Times New Roman" w:cs="Times New Roman"/>
          <w:kern w:val="0"/>
          <w14:ligatures w14:val="none"/>
        </w:rPr>
      </w:pPr>
      <w:r w:rsidRPr="005269C8">
        <w:rPr>
          <w:rFonts w:ascii="Times New Roman" w:eastAsia="Times New Roman" w:hAnsi="Times New Roman" w:cs="Times New Roman"/>
          <w:kern w:val="0"/>
          <w14:ligatures w14:val="none"/>
        </w:rPr>
        <w:t xml:space="preserve">In </w:t>
      </w:r>
      <w:r w:rsidR="0014607A" w:rsidRPr="005269C8">
        <w:rPr>
          <w:rFonts w:ascii="Times New Roman" w:eastAsia="Times New Roman" w:hAnsi="Times New Roman" w:cs="Times New Roman"/>
          <w:kern w:val="0"/>
          <w14:ligatures w14:val="none"/>
        </w:rPr>
        <w:t>this part,</w:t>
      </w:r>
      <w:r>
        <w:rPr>
          <w:rFonts w:ascii="Times New Roman" w:eastAsia="Times New Roman" w:hAnsi="Times New Roman" w:cs="Times New Roman"/>
          <w:kern w:val="0"/>
          <w14:ligatures w14:val="none"/>
        </w:rPr>
        <w:t xml:space="preserve"> each round will start with a</w:t>
      </w:r>
      <w:r w:rsidR="00510F44">
        <w:rPr>
          <w:rFonts w:ascii="Times New Roman" w:eastAsia="Times New Roman" w:hAnsi="Times New Roman" w:cs="Times New Roman"/>
          <w:kern w:val="0"/>
          <w14:ligatures w14:val="none"/>
        </w:rPr>
        <w:t xml:space="preserve">n information about your endowment profile in this period. You will also see the table with the possible consumption choices and the potential payoffs associated with these choices for both prices. However, you cannot yet make your consumption choice. Before you can do that, you will get the hint for the price level in Period 2. </w:t>
      </w:r>
    </w:p>
    <w:p w14:paraId="2D00B820" w14:textId="324068FE" w:rsidR="00EE7F68" w:rsidRDefault="00510F44"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 proceed, you must click on the button “I saw my endowment profile and want to proceed”.</w:t>
      </w:r>
      <w:r w:rsidR="00EE7F6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After you clicked this button, you will get </w:t>
      </w:r>
      <w:r w:rsidR="00EE7F68">
        <w:rPr>
          <w:rFonts w:ascii="Times New Roman" w:eastAsia="Times New Roman" w:hAnsi="Times New Roman" w:cs="Times New Roman"/>
          <w:kern w:val="0"/>
          <w14:ligatures w14:val="none"/>
        </w:rPr>
        <w:t>the</w:t>
      </w:r>
      <w:r>
        <w:rPr>
          <w:rFonts w:ascii="Times New Roman" w:eastAsia="Times New Roman" w:hAnsi="Times New Roman" w:cs="Times New Roman"/>
          <w:kern w:val="0"/>
          <w14:ligatures w14:val="none"/>
        </w:rPr>
        <w:t xml:space="preserve"> price hint</w:t>
      </w:r>
      <w:r w:rsidR="00EE7F68">
        <w:rPr>
          <w:rFonts w:ascii="Times New Roman" w:eastAsia="Times New Roman" w:hAnsi="Times New Roman" w:cs="Times New Roman"/>
          <w:kern w:val="0"/>
          <w14:ligatures w14:val="none"/>
        </w:rPr>
        <w:t xml:space="preserve"> for this round</w:t>
      </w:r>
      <w:r>
        <w:rPr>
          <w:rFonts w:ascii="Times New Roman" w:eastAsia="Times New Roman" w:hAnsi="Times New Roman" w:cs="Times New Roman"/>
          <w:kern w:val="0"/>
          <w14:ligatures w14:val="none"/>
        </w:rPr>
        <w:t xml:space="preserve">. </w:t>
      </w:r>
    </w:p>
    <w:p w14:paraId="237548EA" w14:textId="1E7CBA85" w:rsidR="00510F44" w:rsidRDefault="00510F44"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Once you confirmed the stated probability that you attribute to the majority of dots being red, you will be reminded about your endowment profile and the potential payoffs associated with the various possible consumption choices for both prices</w:t>
      </w:r>
      <w:r w:rsidRPr="005269C8">
        <w:rPr>
          <w:rFonts w:ascii="Times New Roman" w:eastAsia="Times New Roman" w:hAnsi="Times New Roman" w:cs="Times New Roman"/>
          <w:kern w:val="0"/>
          <w14:ligatures w14:val="none"/>
        </w:rPr>
        <w:t xml:space="preserve">. </w:t>
      </w:r>
      <w:r w:rsidR="00072400" w:rsidRPr="005269C8">
        <w:rPr>
          <w:rFonts w:ascii="Times New Roman" w:eastAsia="Times New Roman" w:hAnsi="Times New Roman" w:cs="Times New Roman"/>
          <w:kern w:val="0"/>
          <w14:ligatures w14:val="none"/>
        </w:rPr>
        <w:t xml:space="preserve">You will also see your own stated belief for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=2</m:t>
        </m:r>
      </m:oMath>
      <w:r w:rsidR="00072400" w:rsidRPr="005269C8">
        <w:rPr>
          <w:rFonts w:ascii="Times New Roman" w:eastAsia="Times New Roman" w:hAnsi="Times New Roman" w:cs="Times New Roman"/>
          <w:kern w:val="0"/>
          <w14:ligatures w14:val="none"/>
        </w:rPr>
        <w:t xml:space="preserve">. </w:t>
      </w:r>
      <w:r w:rsidRPr="005269C8">
        <w:rPr>
          <w:rFonts w:ascii="Times New Roman" w:eastAsia="Times New Roman" w:hAnsi="Times New Roman" w:cs="Times New Roman"/>
          <w:kern w:val="0"/>
          <w14:ligatures w14:val="none"/>
        </w:rPr>
        <w:t xml:space="preserve">Now you can make a </w:t>
      </w:r>
      <w:r w:rsidR="00EE7F68" w:rsidRPr="005269C8">
        <w:rPr>
          <w:rFonts w:ascii="Times New Roman" w:eastAsia="Times New Roman" w:hAnsi="Times New Roman" w:cs="Times New Roman"/>
          <w:kern w:val="0"/>
          <w14:ligatures w14:val="none"/>
        </w:rPr>
        <w:t>consumption choice.</w:t>
      </w:r>
    </w:p>
    <w:p w14:paraId="45308C11" w14:textId="25A706F5" w:rsidR="00EE7F68" w:rsidRDefault="00EE7F68"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confirming your consumption choice, the next round starts with an information about next period’s endowment.</w:t>
      </w:r>
    </w:p>
    <w:p w14:paraId="2E37B7A3" w14:textId="6F612078" w:rsidR="00EE7F68" w:rsidRDefault="00EE7F68"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procedure is repeated for 12 rounds. </w:t>
      </w:r>
    </w:p>
    <w:p w14:paraId="0A9287F7" w14:textId="33090B04" w:rsidR="0014607A" w:rsidRPr="005269C8" w:rsidRDefault="0014607A" w:rsidP="00623EC3">
      <w:pPr>
        <w:spacing w:before="100" w:beforeAutospacing="1" w:after="120" w:line="240" w:lineRule="auto"/>
        <w:jc w:val="both"/>
        <w:rPr>
          <w:rFonts w:ascii="Times New Roman" w:eastAsia="Times New Roman" w:hAnsi="Times New Roman" w:cs="Times New Roman"/>
          <w:b/>
          <w:bCs/>
          <w:kern w:val="0"/>
          <w14:ligatures w14:val="none"/>
        </w:rPr>
      </w:pPr>
      <w:r w:rsidRPr="005269C8">
        <w:rPr>
          <w:rFonts w:ascii="Times New Roman" w:eastAsia="Times New Roman" w:hAnsi="Times New Roman" w:cs="Times New Roman"/>
          <w:b/>
          <w:bCs/>
          <w:kern w:val="0"/>
          <w14:ligatures w14:val="none"/>
        </w:rPr>
        <w:t>Part 3 instructions:</w:t>
      </w:r>
    </w:p>
    <w:p w14:paraId="0972679F" w14:textId="588BABEA" w:rsidR="00EE7F68" w:rsidRDefault="00EE7F68" w:rsidP="00623EC3">
      <w:pPr>
        <w:spacing w:before="100" w:beforeAutospacing="1" w:after="120" w:line="240" w:lineRule="auto"/>
        <w:jc w:val="both"/>
        <w:rPr>
          <w:rFonts w:ascii="Times New Roman" w:eastAsia="Times New Roman" w:hAnsi="Times New Roman" w:cs="Times New Roman"/>
          <w:kern w:val="0"/>
          <w14:ligatures w14:val="none"/>
        </w:rPr>
      </w:pPr>
      <w:r w:rsidRPr="005269C8">
        <w:rPr>
          <w:rFonts w:ascii="Times New Roman" w:eastAsia="Times New Roman" w:hAnsi="Times New Roman" w:cs="Times New Roman"/>
          <w:kern w:val="0"/>
          <w14:ligatures w14:val="none"/>
        </w:rPr>
        <w:t xml:space="preserve">In </w:t>
      </w:r>
      <w:r w:rsidR="0014607A" w:rsidRPr="005269C8">
        <w:rPr>
          <w:rFonts w:ascii="Times New Roman" w:eastAsia="Times New Roman" w:hAnsi="Times New Roman" w:cs="Times New Roman"/>
          <w:kern w:val="0"/>
          <w14:ligatures w14:val="none"/>
        </w:rPr>
        <w:t>this part</w:t>
      </w:r>
      <w:r w:rsidRPr="005269C8">
        <w:rPr>
          <w:rFonts w:ascii="Times New Roman" w:eastAsia="Times New Roman" w:hAnsi="Times New Roman" w:cs="Times New Roman"/>
          <w:kern w:val="0"/>
          <w14:ligatures w14:val="none"/>
        </w:rPr>
        <w:t>, each</w:t>
      </w:r>
      <w:r>
        <w:rPr>
          <w:rFonts w:ascii="Times New Roman" w:eastAsia="Times New Roman" w:hAnsi="Times New Roman" w:cs="Times New Roman"/>
          <w:kern w:val="0"/>
          <w14:ligatures w14:val="none"/>
        </w:rPr>
        <w:t xml:space="preserve"> round will start with an information about your endowment profile in this period. You will also see the table with the possible consumption choices and the potential payoffs associated with these choices for both prices. In this part, you have to make your consumption choice before you get the hint for the period 2 price. </w:t>
      </w:r>
    </w:p>
    <w:p w14:paraId="178B4088" w14:textId="28F0159C" w:rsidR="00EE7F68" w:rsidRDefault="00EE7F68"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Recall that the probabilities for the price in Period 2 being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=0.5</m:t>
        </m:r>
      </m:oMath>
      <w:r>
        <w:rPr>
          <w:rFonts w:ascii="Times New Roman" w:eastAsia="Times New Roman" w:hAnsi="Times New Roman" w:cs="Times New Roman"/>
          <w:kern w:val="0"/>
          <w14:ligatures w14:val="none"/>
        </w:rPr>
        <w:t xml:space="preserve">  or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=2</m:t>
        </m:r>
      </m:oMath>
      <w:r>
        <w:rPr>
          <w:rFonts w:ascii="Times New Roman" w:eastAsia="Times New Roman" w:hAnsi="Times New Roman" w:cs="Times New Roman"/>
          <w:kern w:val="0"/>
          <w14:ligatures w14:val="none"/>
        </w:rPr>
        <w:t xml:space="preserve">  are 50% each. Thus, both events are equally likely. </w:t>
      </w:r>
    </w:p>
    <w:p w14:paraId="57AC6A4B" w14:textId="77777777" w:rsidR="00EE7F68" w:rsidRDefault="00EE7F68"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After selecting and confirming your consumption choice, you will get the price hint for this </w:t>
      </w:r>
      <w:commentRangeStart w:id="428"/>
      <w:commentRangeStart w:id="429"/>
      <w:r>
        <w:rPr>
          <w:rFonts w:ascii="Times New Roman" w:eastAsia="Times New Roman" w:hAnsi="Times New Roman" w:cs="Times New Roman"/>
          <w:kern w:val="0"/>
          <w14:ligatures w14:val="none"/>
        </w:rPr>
        <w:t>round</w:t>
      </w:r>
      <w:commentRangeEnd w:id="428"/>
      <w:r w:rsidR="00072400">
        <w:rPr>
          <w:rStyle w:val="Kommentarzeichen"/>
        </w:rPr>
        <w:commentReference w:id="428"/>
      </w:r>
      <w:commentRangeEnd w:id="429"/>
      <w:r w:rsidR="00620329">
        <w:rPr>
          <w:rStyle w:val="Kommentarzeichen"/>
        </w:rPr>
        <w:commentReference w:id="429"/>
      </w:r>
      <w:r>
        <w:rPr>
          <w:rFonts w:ascii="Times New Roman" w:eastAsia="Times New Roman" w:hAnsi="Times New Roman" w:cs="Times New Roman"/>
          <w:kern w:val="0"/>
          <w14:ligatures w14:val="none"/>
        </w:rPr>
        <w:t xml:space="preserve">. </w:t>
      </w:r>
    </w:p>
    <w:p w14:paraId="7B5D1F73" w14:textId="47514752" w:rsidR="00EE7F68" w:rsidRDefault="00EE7F68"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Once you confirmed the stated probability that you attribute to the majority of dots being red, the next round starts with an information about next period’s endowment and a new consumption choice.</w:t>
      </w:r>
    </w:p>
    <w:p w14:paraId="3E8C6C66" w14:textId="77777777" w:rsidR="00EE7F68" w:rsidRDefault="00EE7F68"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procedure is repeated for 12 </w:t>
      </w:r>
      <w:commentRangeStart w:id="430"/>
      <w:commentRangeStart w:id="431"/>
      <w:commentRangeStart w:id="432"/>
      <w:r>
        <w:rPr>
          <w:rFonts w:ascii="Times New Roman" w:eastAsia="Times New Roman" w:hAnsi="Times New Roman" w:cs="Times New Roman"/>
          <w:kern w:val="0"/>
          <w14:ligatures w14:val="none"/>
        </w:rPr>
        <w:t>rounds</w:t>
      </w:r>
      <w:commentRangeEnd w:id="430"/>
      <w:r w:rsidR="00076BB0">
        <w:rPr>
          <w:rStyle w:val="Kommentarzeichen"/>
        </w:rPr>
        <w:commentReference w:id="430"/>
      </w:r>
      <w:commentRangeEnd w:id="431"/>
      <w:r w:rsidR="0034211D">
        <w:rPr>
          <w:rStyle w:val="Kommentarzeichen"/>
        </w:rPr>
        <w:commentReference w:id="431"/>
      </w:r>
      <w:commentRangeEnd w:id="432"/>
      <w:r w:rsidR="004C1E00">
        <w:rPr>
          <w:rStyle w:val="Kommentarzeichen"/>
        </w:rPr>
        <w:commentReference w:id="432"/>
      </w:r>
      <w:r>
        <w:rPr>
          <w:rFonts w:ascii="Times New Roman" w:eastAsia="Times New Roman" w:hAnsi="Times New Roman" w:cs="Times New Roman"/>
          <w:kern w:val="0"/>
          <w14:ligatures w14:val="none"/>
        </w:rPr>
        <w:t xml:space="preserve">. </w:t>
      </w:r>
    </w:p>
    <w:p w14:paraId="2DCE43F0" w14:textId="12B29168" w:rsidR="00285B02" w:rsidDel="005269C8" w:rsidRDefault="00285B02" w:rsidP="00623EC3">
      <w:pPr>
        <w:spacing w:before="100" w:beforeAutospacing="1" w:after="120" w:line="240" w:lineRule="auto"/>
        <w:jc w:val="both"/>
        <w:rPr>
          <w:del w:id="433" w:author="Muhammed Bulutay" w:date="2025-11-13T17:20:00Z"/>
          <w:rFonts w:ascii="Times New Roman" w:eastAsia="Times New Roman" w:hAnsi="Times New Roman" w:cs="Times New Roman"/>
          <w:kern w:val="0"/>
          <w14:ligatures w14:val="none"/>
        </w:rPr>
      </w:pPr>
    </w:p>
    <w:p w14:paraId="67810F81" w14:textId="6D0A0BDD" w:rsidR="00EE7F68" w:rsidRPr="00EE7F68" w:rsidDel="0042316B" w:rsidRDefault="00EE7F68" w:rsidP="00623EC3">
      <w:pPr>
        <w:spacing w:before="100" w:beforeAutospacing="1" w:after="120" w:line="240" w:lineRule="auto"/>
        <w:jc w:val="both"/>
        <w:rPr>
          <w:del w:id="434" w:author="Muhammed Bulutay" w:date="2025-11-13T16:50:00Z"/>
          <w:rFonts w:ascii="Times New Roman" w:eastAsia="Times New Roman" w:hAnsi="Times New Roman" w:cs="Times New Roman"/>
          <w:b/>
          <w:bCs/>
          <w:kern w:val="0"/>
          <w14:ligatures w14:val="none"/>
        </w:rPr>
      </w:pPr>
      <w:del w:id="435" w:author="Muhammed Bulutay" w:date="2025-11-13T16:50:00Z">
        <w:r w:rsidRPr="00EE7F68" w:rsidDel="0042316B">
          <w:rPr>
            <w:rFonts w:ascii="Times New Roman" w:eastAsia="Times New Roman" w:hAnsi="Times New Roman" w:cs="Times New Roman"/>
            <w:b/>
            <w:bCs/>
            <w:kern w:val="0"/>
            <w14:ligatures w14:val="none"/>
          </w:rPr>
          <w:delText xml:space="preserve">When the </w:delText>
        </w:r>
        <w:r w:rsidDel="0042316B">
          <w:rPr>
            <w:rFonts w:ascii="Times New Roman" w:eastAsia="Times New Roman" w:hAnsi="Times New Roman" w:cs="Times New Roman"/>
            <w:b/>
            <w:bCs/>
            <w:kern w:val="0"/>
            <w14:ligatures w14:val="none"/>
          </w:rPr>
          <w:delText xml:space="preserve">three </w:delText>
        </w:r>
        <w:r w:rsidRPr="00EE7F68" w:rsidDel="0042316B">
          <w:rPr>
            <w:rFonts w:ascii="Times New Roman" w:eastAsia="Times New Roman" w:hAnsi="Times New Roman" w:cs="Times New Roman"/>
            <w:b/>
            <w:bCs/>
            <w:kern w:val="0"/>
            <w14:ligatures w14:val="none"/>
          </w:rPr>
          <w:delText>parts are done:</w:delText>
        </w:r>
      </w:del>
    </w:p>
    <w:p w14:paraId="32F8FB48" w14:textId="2A6D6D51" w:rsidR="00285B02" w:rsidDel="0042316B" w:rsidRDefault="006669B2" w:rsidP="00623EC3">
      <w:pPr>
        <w:spacing w:before="100" w:beforeAutospacing="1" w:after="120" w:line="240" w:lineRule="auto"/>
        <w:jc w:val="both"/>
        <w:rPr>
          <w:del w:id="436" w:author="Muhammed Bulutay" w:date="2025-11-13T16:50:00Z"/>
          <w:rFonts w:ascii="Times New Roman" w:eastAsia="Times New Roman" w:hAnsi="Times New Roman" w:cs="Times New Roman"/>
          <w:kern w:val="0"/>
          <w14:ligatures w14:val="none"/>
        </w:rPr>
      </w:pPr>
      <w:del w:id="437" w:author="Muhammed Bulutay" w:date="2025-11-13T16:50:00Z">
        <w:r w:rsidDel="0042316B">
          <w:rPr>
            <w:rFonts w:ascii="Times New Roman" w:eastAsia="Times New Roman" w:hAnsi="Times New Roman" w:cs="Times New Roman"/>
            <w:kern w:val="0"/>
            <w14:ligatures w14:val="none"/>
          </w:rPr>
          <w:delText xml:space="preserve">At the end of the experiment, </w:delText>
        </w:r>
        <w:r w:rsidR="00EE7F68" w:rsidDel="0042316B">
          <w:rPr>
            <w:rFonts w:ascii="Times New Roman" w:eastAsia="Times New Roman" w:hAnsi="Times New Roman" w:cs="Times New Roman"/>
            <w:kern w:val="0"/>
            <w14:ligatures w14:val="none"/>
          </w:rPr>
          <w:delText xml:space="preserve">for each of the 3 parts </w:delText>
        </w:r>
        <w:r w:rsidDel="0042316B">
          <w:rPr>
            <w:rFonts w:ascii="Times New Roman" w:eastAsia="Times New Roman" w:hAnsi="Times New Roman" w:cs="Times New Roman"/>
            <w:kern w:val="0"/>
            <w14:ligatures w14:val="none"/>
          </w:rPr>
          <w:delText>one of the 12 rounds will be randomly selected for your monetary payoff</w:delText>
        </w:r>
        <w:r w:rsidR="00285B02" w:rsidDel="0042316B">
          <w:rPr>
            <w:rFonts w:ascii="Times New Roman" w:eastAsia="Times New Roman" w:hAnsi="Times New Roman" w:cs="Times New Roman"/>
            <w:kern w:val="0"/>
            <w14:ligatures w14:val="none"/>
          </w:rPr>
          <w:delText xml:space="preserve"> of consumption choices. You will be reminded of your stated probability for the majority of dots being red and, thereby, the price level in Period 2 being 2. You will also be reminded of your endowment profile in this round and your consumption choice. </w:delText>
        </w:r>
      </w:del>
    </w:p>
    <w:p w14:paraId="19FBD03A" w14:textId="7673D9FB" w:rsidR="006669B2" w:rsidDel="0042316B" w:rsidRDefault="00285B02" w:rsidP="00623EC3">
      <w:pPr>
        <w:spacing w:before="100" w:beforeAutospacing="1" w:after="120" w:line="240" w:lineRule="auto"/>
        <w:jc w:val="both"/>
        <w:rPr>
          <w:del w:id="438" w:author="Muhammed Bulutay" w:date="2025-11-13T16:50:00Z"/>
          <w:rFonts w:ascii="Times New Roman" w:eastAsia="Times New Roman" w:hAnsi="Times New Roman" w:cs="Times New Roman"/>
          <w:kern w:val="0"/>
          <w14:ligatures w14:val="none"/>
        </w:rPr>
      </w:pPr>
      <w:del w:id="439" w:author="Muhammed Bulutay" w:date="2025-11-13T16:50:00Z">
        <w:r w:rsidDel="0042316B">
          <w:rPr>
            <w:rFonts w:ascii="Times New Roman" w:eastAsia="Times New Roman" w:hAnsi="Times New Roman" w:cs="Times New Roman"/>
            <w:kern w:val="0"/>
            <w14:ligatures w14:val="none"/>
          </w:rPr>
          <w:delText xml:space="preserve">Then, the actual price level for this round will be revealed, either </w:delText>
        </w:r>
      </w:del>
      <m:oMath>
        <m:sSub>
          <m:sSubPr>
            <m:ctrlPr>
              <w:del w:id="440" w:author="Muhammed Bulutay" w:date="2025-11-13T16:50:00Z">
                <w:rPr>
                  <w:rFonts w:ascii="Cambria Math" w:eastAsia="Times New Roman" w:hAnsi="Cambria Math" w:cs="Times New Roman"/>
                  <w:i/>
                  <w:kern w:val="0"/>
                  <w14:ligatures w14:val="none"/>
                </w:rPr>
              </w:del>
            </m:ctrlPr>
          </m:sSubPr>
          <m:e>
            <m:r>
              <w:del w:id="441" w:author="Muhammed Bulutay" w:date="2025-11-13T16:50:00Z">
                <w:rPr>
                  <w:rFonts w:ascii="Cambria Math" w:eastAsia="Times New Roman" w:hAnsi="Cambria Math" w:cs="Times New Roman"/>
                  <w:kern w:val="0"/>
                  <w14:ligatures w14:val="none"/>
                </w:rPr>
                <m:t>P</m:t>
              </w:del>
            </m:r>
          </m:e>
          <m:sub>
            <m:r>
              <w:del w:id="442" w:author="Muhammed Bulutay" w:date="2025-11-13T16:50:00Z">
                <w:rPr>
                  <w:rFonts w:ascii="Cambria Math" w:eastAsia="Times New Roman" w:hAnsi="Cambria Math" w:cs="Times New Roman"/>
                  <w:kern w:val="0"/>
                  <w14:ligatures w14:val="none"/>
                </w:rPr>
                <m:t>2</m:t>
              </w:del>
            </m:r>
          </m:sub>
        </m:sSub>
        <m:r>
          <w:del w:id="443" w:author="Muhammed Bulutay" w:date="2025-11-13T16:50:00Z">
            <w:rPr>
              <w:rFonts w:ascii="Cambria Math" w:eastAsia="Times New Roman" w:hAnsi="Cambria Math" w:cs="Times New Roman"/>
              <w:kern w:val="0"/>
              <w14:ligatures w14:val="none"/>
            </w:rPr>
            <m:t>=0.5</m:t>
          </w:del>
        </m:r>
      </m:oMath>
      <w:del w:id="444" w:author="Muhammed Bulutay" w:date="2025-11-13T16:50:00Z">
        <w:r w:rsidDel="0042316B">
          <w:rPr>
            <w:rFonts w:ascii="Times New Roman" w:eastAsia="Times New Roman" w:hAnsi="Times New Roman" w:cs="Times New Roman"/>
            <w:kern w:val="0"/>
            <w14:ligatures w14:val="none"/>
          </w:rPr>
          <w:delText xml:space="preserve"> or </w:delText>
        </w:r>
      </w:del>
      <m:oMath>
        <m:sSub>
          <m:sSubPr>
            <m:ctrlPr>
              <w:del w:id="445" w:author="Muhammed Bulutay" w:date="2025-11-13T16:50:00Z">
                <w:rPr>
                  <w:rFonts w:ascii="Cambria Math" w:eastAsia="Times New Roman" w:hAnsi="Cambria Math" w:cs="Times New Roman"/>
                  <w:i/>
                  <w:kern w:val="0"/>
                  <w14:ligatures w14:val="none"/>
                </w:rPr>
              </w:del>
            </m:ctrlPr>
          </m:sSubPr>
          <m:e>
            <m:r>
              <w:del w:id="446" w:author="Muhammed Bulutay" w:date="2025-11-13T16:50:00Z">
                <w:rPr>
                  <w:rFonts w:ascii="Cambria Math" w:eastAsia="Times New Roman" w:hAnsi="Cambria Math" w:cs="Times New Roman"/>
                  <w:kern w:val="0"/>
                  <w14:ligatures w14:val="none"/>
                </w:rPr>
                <m:t>P</m:t>
              </w:del>
            </m:r>
          </m:e>
          <m:sub>
            <m:r>
              <w:del w:id="447" w:author="Muhammed Bulutay" w:date="2025-11-13T16:50:00Z">
                <w:rPr>
                  <w:rFonts w:ascii="Cambria Math" w:eastAsia="Times New Roman" w:hAnsi="Cambria Math" w:cs="Times New Roman"/>
                  <w:kern w:val="0"/>
                  <w14:ligatures w14:val="none"/>
                </w:rPr>
                <m:t>2</m:t>
              </w:del>
            </m:r>
          </m:sub>
        </m:sSub>
        <m:r>
          <w:del w:id="448" w:author="Muhammed Bulutay" w:date="2025-11-13T16:50:00Z">
            <w:rPr>
              <w:rFonts w:ascii="Cambria Math" w:eastAsia="Times New Roman" w:hAnsi="Cambria Math" w:cs="Times New Roman"/>
              <w:kern w:val="0"/>
              <w14:ligatures w14:val="none"/>
            </w:rPr>
            <m:t>=2</m:t>
          </w:del>
        </m:r>
      </m:oMath>
      <w:del w:id="449" w:author="Muhammed Bulutay" w:date="2025-11-13T16:50:00Z">
        <w:r w:rsidDel="0042316B">
          <w:rPr>
            <w:rFonts w:ascii="Times New Roman" w:eastAsia="Times New Roman" w:hAnsi="Times New Roman" w:cs="Times New Roman"/>
            <w:kern w:val="0"/>
            <w14:ligatures w14:val="none"/>
          </w:rPr>
          <w:delText>.</w:delText>
        </w:r>
        <w:r w:rsidR="006669B2" w:rsidDel="0042316B">
          <w:rPr>
            <w:rFonts w:ascii="Times New Roman" w:eastAsia="Times New Roman" w:hAnsi="Times New Roman" w:cs="Times New Roman"/>
            <w:kern w:val="0"/>
            <w14:ligatures w14:val="none"/>
          </w:rPr>
          <w:delText xml:space="preserve"> </w:delText>
        </w:r>
        <w:r w:rsidDel="0042316B">
          <w:rPr>
            <w:rFonts w:ascii="Times New Roman" w:eastAsia="Times New Roman" w:hAnsi="Times New Roman" w:cs="Times New Roman"/>
            <w:kern w:val="0"/>
            <w14:ligatures w14:val="none"/>
          </w:rPr>
          <w:delText>Furthermore, you will be informed about your resulting Period 2 consumption and the number of payoff points that you have earned in this round.</w:delText>
        </w:r>
      </w:del>
    </w:p>
    <w:p w14:paraId="5AFB8605" w14:textId="603FF4FB" w:rsidR="00285B02" w:rsidDel="0042316B" w:rsidRDefault="00285B02" w:rsidP="00623EC3">
      <w:pPr>
        <w:spacing w:before="100" w:beforeAutospacing="1" w:after="120" w:line="240" w:lineRule="auto"/>
        <w:jc w:val="both"/>
        <w:rPr>
          <w:del w:id="450" w:author="Muhammed Bulutay" w:date="2025-11-13T16:50:00Z"/>
          <w:rFonts w:ascii="Times New Roman" w:eastAsia="Times New Roman" w:hAnsi="Times New Roman" w:cs="Times New Roman"/>
          <w:kern w:val="0"/>
          <w14:ligatures w14:val="none"/>
        </w:rPr>
      </w:pPr>
      <w:del w:id="451" w:author="Muhammed Bulutay" w:date="2025-11-13T16:50:00Z">
        <w:r w:rsidDel="0042316B">
          <w:rPr>
            <w:rFonts w:ascii="Times New Roman" w:eastAsia="Times New Roman" w:hAnsi="Times New Roman" w:cs="Times New Roman"/>
            <w:kern w:val="0"/>
            <w14:ligatures w14:val="none"/>
          </w:rPr>
          <w:delText xml:space="preserve">Another one of the 12 rounds </w:delText>
        </w:r>
        <w:r w:rsidR="00EE7F68" w:rsidDel="0042316B">
          <w:rPr>
            <w:rFonts w:ascii="Times New Roman" w:eastAsia="Times New Roman" w:hAnsi="Times New Roman" w:cs="Times New Roman"/>
            <w:kern w:val="0"/>
            <w14:ligatures w14:val="none"/>
          </w:rPr>
          <w:delText xml:space="preserve">of each part </w:delText>
        </w:r>
        <w:r w:rsidDel="0042316B">
          <w:rPr>
            <w:rFonts w:ascii="Times New Roman" w:eastAsia="Times New Roman" w:hAnsi="Times New Roman" w:cs="Times New Roman"/>
            <w:kern w:val="0"/>
            <w14:ligatures w14:val="none"/>
          </w:rPr>
          <w:delText>will be randomly selected for the reward on your stated belief. You will be reminded of your stated probability for the majority of dots being red</w:delText>
        </w:r>
        <w:r w:rsidRPr="00285B02" w:rsidDel="0042316B">
          <w:rPr>
            <w:rFonts w:ascii="Times New Roman" w:eastAsia="Times New Roman" w:hAnsi="Times New Roman" w:cs="Times New Roman"/>
            <w:kern w:val="0"/>
            <w14:ligatures w14:val="none"/>
          </w:rPr>
          <w:delText xml:space="preserve"> </w:delText>
        </w:r>
        <w:r w:rsidDel="0042316B">
          <w:rPr>
            <w:rFonts w:ascii="Times New Roman" w:eastAsia="Times New Roman" w:hAnsi="Times New Roman" w:cs="Times New Roman"/>
            <w:kern w:val="0"/>
            <w14:ligatures w14:val="none"/>
          </w:rPr>
          <w:delText>and, thereby, the price level in Period 2 being 2. Then, it will be revealed whether the majority of dots was red or blue. You will be told the resulting chance of you winning the reward of 2 Euros. The computer will run this lottery and inform you, whether you win 2 Euros or not.</w:delText>
        </w:r>
      </w:del>
    </w:p>
    <w:p w14:paraId="0203D620" w14:textId="77777777" w:rsidR="00285B02" w:rsidDel="005269C8" w:rsidRDefault="00285B02" w:rsidP="00623EC3">
      <w:pPr>
        <w:spacing w:before="100" w:beforeAutospacing="1" w:after="120" w:line="240" w:lineRule="auto"/>
        <w:jc w:val="both"/>
        <w:rPr>
          <w:del w:id="452" w:author="Muhammed Bulutay" w:date="2025-11-13T17:20:00Z"/>
          <w:rFonts w:ascii="Times New Roman" w:eastAsia="Times New Roman" w:hAnsi="Times New Roman" w:cs="Times New Roman"/>
          <w:kern w:val="0"/>
          <w14:ligatures w14:val="none"/>
        </w:rPr>
      </w:pPr>
    </w:p>
    <w:bookmarkEnd w:id="364"/>
    <w:p w14:paraId="37518B82" w14:textId="77777777" w:rsidR="005269C8" w:rsidRDefault="005269C8" w:rsidP="00623EC3">
      <w:pPr>
        <w:spacing w:before="100" w:beforeAutospacing="1" w:after="120" w:line="240" w:lineRule="auto"/>
        <w:jc w:val="both"/>
        <w:rPr>
          <w:rFonts w:ascii="Times New Roman" w:eastAsia="Times New Roman" w:hAnsi="Times New Roman" w:cs="Times New Roman"/>
          <w:kern w:val="0"/>
          <w14:ligatures w14:val="none"/>
        </w:rPr>
      </w:pPr>
    </w:p>
    <w:p w14:paraId="02EBD841" w14:textId="77777777" w:rsidR="003A1BE4" w:rsidRPr="00076BB0" w:rsidRDefault="00076BB0" w:rsidP="00623EC3">
      <w:pPr>
        <w:spacing w:before="100" w:beforeAutospacing="1" w:after="120" w:line="240" w:lineRule="auto"/>
        <w:jc w:val="both"/>
        <w:rPr>
          <w:rFonts w:ascii="Times New Roman" w:eastAsia="Times New Roman" w:hAnsi="Times New Roman" w:cs="Times New Roman"/>
          <w:b/>
          <w:bCs/>
          <w:kern w:val="0"/>
          <w14:ligatures w14:val="none"/>
        </w:rPr>
      </w:pPr>
      <w:r w:rsidRPr="00076BB0">
        <w:rPr>
          <w:rFonts w:ascii="Times New Roman" w:eastAsia="Times New Roman" w:hAnsi="Times New Roman" w:cs="Times New Roman"/>
          <w:b/>
          <w:bCs/>
          <w:kern w:val="0"/>
          <w:highlight w:val="yellow"/>
          <w14:ligatures w14:val="none"/>
        </w:rPr>
        <w:t>Further c</w:t>
      </w:r>
      <w:r w:rsidR="003A1BE4" w:rsidRPr="00076BB0">
        <w:rPr>
          <w:rFonts w:ascii="Times New Roman" w:eastAsia="Times New Roman" w:hAnsi="Times New Roman" w:cs="Times New Roman"/>
          <w:b/>
          <w:bCs/>
          <w:kern w:val="0"/>
          <w:highlight w:val="yellow"/>
          <w14:ligatures w14:val="none"/>
        </w:rPr>
        <w:t>omment FH</w:t>
      </w:r>
    </w:p>
    <w:p w14:paraId="5639D90B" w14:textId="37808F79" w:rsidR="003A1BE4" w:rsidRDefault="003A1BE4" w:rsidP="00623EC3">
      <w:pPr>
        <w:spacing w:before="100" w:beforeAutospacing="1" w:after="120" w:line="240" w:lineRule="auto"/>
        <w:jc w:val="both"/>
        <w:rPr>
          <w:rFonts w:ascii="Times New Roman" w:eastAsia="Times New Roman" w:hAnsi="Times New Roman" w:cs="Times New Roman"/>
          <w:kern w:val="0"/>
          <w14:ligatures w14:val="none"/>
        </w:rPr>
      </w:pPr>
      <w:r w:rsidRPr="00076BB0">
        <w:rPr>
          <w:rFonts w:ascii="Times New Roman" w:eastAsia="Times New Roman" w:hAnsi="Times New Roman" w:cs="Times New Roman"/>
          <w:kern w:val="0"/>
          <w14:ligatures w14:val="none"/>
        </w:rPr>
        <w:t xml:space="preserve">We say “The two possible price levels for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oMath>
      <w:r w:rsidRPr="00076BB0">
        <w:rPr>
          <w:rFonts w:ascii="Times New Roman" w:eastAsia="Times New Roman" w:hAnsi="Times New Roman" w:cs="Times New Roman"/>
          <w:kern w:val="0"/>
          <w14:ligatures w14:val="none"/>
        </w:rPr>
        <w:t xml:space="preserve"> </w:t>
      </w:r>
      <w:r w:rsidRPr="00076BB0">
        <w:rPr>
          <w:rFonts w:ascii="Times New Roman" w:eastAsia="Times New Roman" w:hAnsi="Times New Roman" w:cs="Times New Roman"/>
          <w:b/>
          <w:bCs/>
          <w:kern w:val="0"/>
          <w14:ligatures w14:val="none"/>
        </w:rPr>
        <w:t>have an equal probability (50% chance).”</w:t>
      </w:r>
      <w:r w:rsidRPr="00076BB0">
        <w:rPr>
          <w:rFonts w:ascii="Times New Roman" w:eastAsia="Times New Roman" w:hAnsi="Times New Roman" w:cs="Times New Roman"/>
          <w:kern w:val="0"/>
          <w14:ligatures w14:val="none"/>
        </w:rPr>
        <w:t xml:space="preserve"> </w:t>
      </w:r>
      <w:r w:rsidR="009F2543">
        <w:rPr>
          <w:rFonts w:ascii="Times New Roman" w:eastAsia="Times New Roman" w:hAnsi="Times New Roman" w:cs="Times New Roman"/>
          <w:kern w:val="0"/>
          <w14:ligatures w14:val="none"/>
        </w:rPr>
        <w:t xml:space="preserve">While this is generally true, it is not true in each round. </w:t>
      </w:r>
      <w:r w:rsidRPr="00076BB0">
        <w:rPr>
          <w:rFonts w:ascii="Times New Roman" w:eastAsia="Times New Roman" w:hAnsi="Times New Roman" w:cs="Times New Roman"/>
          <w:kern w:val="0"/>
          <w14:ligatures w14:val="none"/>
        </w:rPr>
        <w:t xml:space="preserve">In fact, we </w:t>
      </w:r>
      <w:r w:rsidR="00076BB0">
        <w:rPr>
          <w:rFonts w:ascii="Times New Roman" w:eastAsia="Times New Roman" w:hAnsi="Times New Roman" w:cs="Times New Roman"/>
          <w:kern w:val="0"/>
          <w14:ligatures w14:val="none"/>
        </w:rPr>
        <w:t xml:space="preserve">want(ed) to </w:t>
      </w:r>
      <w:r w:rsidRPr="00076BB0">
        <w:rPr>
          <w:rFonts w:ascii="Times New Roman" w:eastAsia="Times New Roman" w:hAnsi="Times New Roman" w:cs="Times New Roman"/>
          <w:kern w:val="0"/>
          <w14:ligatures w14:val="none"/>
        </w:rPr>
        <w:t xml:space="preserve">preselect signals such that we have 3 rounds with a low P2-price and 3 rounds with a high P2-price. </w:t>
      </w:r>
      <w:r w:rsidR="009F2543">
        <w:rPr>
          <w:rFonts w:ascii="Times New Roman" w:eastAsia="Times New Roman" w:hAnsi="Times New Roman" w:cs="Times New Roman"/>
          <w:kern w:val="0"/>
          <w14:ligatures w14:val="none"/>
        </w:rPr>
        <w:t xml:space="preserve">Hence, after drawing 1 red signal in the first round, the chance of getting another red signal in the next round is only 2/5, and so on (draws without replacement). </w:t>
      </w:r>
      <w:r w:rsidRPr="00076BB0">
        <w:rPr>
          <w:rFonts w:ascii="Times New Roman" w:eastAsia="Times New Roman" w:hAnsi="Times New Roman" w:cs="Times New Roman"/>
          <w:kern w:val="0"/>
          <w14:ligatures w14:val="none"/>
        </w:rPr>
        <w:t>Is this deception?</w:t>
      </w:r>
      <w:r w:rsidR="00F06261" w:rsidRPr="00076BB0">
        <w:rPr>
          <w:rFonts w:ascii="Times New Roman" w:eastAsia="Times New Roman" w:hAnsi="Times New Roman" w:cs="Times New Roman"/>
          <w:kern w:val="0"/>
          <w14:ligatures w14:val="none"/>
        </w:rPr>
        <w:t xml:space="preserve"> </w:t>
      </w:r>
      <w:r w:rsidR="00D865AD" w:rsidRPr="00076BB0">
        <w:rPr>
          <w:rFonts w:ascii="Times New Roman" w:eastAsia="Times New Roman" w:hAnsi="Times New Roman" w:cs="Times New Roman"/>
          <w:kern w:val="0"/>
          <w14:ligatures w14:val="none"/>
        </w:rPr>
        <w:tab/>
      </w:r>
      <w:r w:rsidR="00D865AD" w:rsidRPr="00076BB0">
        <w:rPr>
          <w:rFonts w:ascii="Times New Roman" w:eastAsia="Times New Roman" w:hAnsi="Times New Roman" w:cs="Times New Roman"/>
          <w:kern w:val="0"/>
          <w14:ligatures w14:val="none"/>
        </w:rPr>
        <w:br/>
      </w:r>
      <w:r w:rsidR="00F06261" w:rsidRPr="00076BB0">
        <w:rPr>
          <w:rFonts w:ascii="Times New Roman" w:eastAsia="Times New Roman" w:hAnsi="Times New Roman" w:cs="Times New Roman"/>
          <w:kern w:val="0"/>
          <w14:ligatures w14:val="none"/>
        </w:rPr>
        <w:t xml:space="preserve">We need to have a constant prior. If subjects notice that in each part and for each endowment profile, there are 3 times high and 3 times low prices, their priors would not be constant anymore. </w:t>
      </w:r>
      <w:r w:rsidR="00076BB0">
        <w:rPr>
          <w:rFonts w:ascii="Times New Roman" w:eastAsia="Times New Roman" w:hAnsi="Times New Roman" w:cs="Times New Roman"/>
          <w:kern w:val="0"/>
          <w14:ligatures w14:val="none"/>
        </w:rPr>
        <w:t xml:space="preserve">This is akin to the gambler’s fallacy. </w:t>
      </w:r>
      <w:r w:rsidR="009F2543">
        <w:rPr>
          <w:rFonts w:ascii="Times New Roman" w:eastAsia="Times New Roman" w:hAnsi="Times New Roman" w:cs="Times New Roman"/>
          <w:kern w:val="0"/>
          <w14:ligatures w14:val="none"/>
        </w:rPr>
        <w:t>Just that</w:t>
      </w:r>
      <w:r w:rsidR="00076BB0">
        <w:rPr>
          <w:rFonts w:ascii="Times New Roman" w:eastAsia="Times New Roman" w:hAnsi="Times New Roman" w:cs="Times New Roman"/>
          <w:kern w:val="0"/>
          <w14:ligatures w14:val="none"/>
        </w:rPr>
        <w:t xml:space="preserve"> it is not a fallacy</w:t>
      </w:r>
      <w:r w:rsidR="009F2543">
        <w:rPr>
          <w:rFonts w:ascii="Times New Roman" w:eastAsia="Times New Roman" w:hAnsi="Times New Roman" w:cs="Times New Roman"/>
          <w:kern w:val="0"/>
          <w14:ligatures w14:val="none"/>
        </w:rPr>
        <w:t xml:space="preserve"> in our case</w:t>
      </w:r>
      <w:r w:rsidR="00076BB0">
        <w:rPr>
          <w:rFonts w:ascii="Times New Roman" w:eastAsia="Times New Roman" w:hAnsi="Times New Roman" w:cs="Times New Roman"/>
          <w:kern w:val="0"/>
          <w14:ligatures w14:val="none"/>
        </w:rPr>
        <w:t>.</w:t>
      </w:r>
      <w:r w:rsidR="009F2543">
        <w:rPr>
          <w:rFonts w:ascii="Times New Roman" w:eastAsia="Times New Roman" w:hAnsi="Times New Roman" w:cs="Times New Roman"/>
          <w:kern w:val="0"/>
          <w14:ligatures w14:val="none"/>
        </w:rPr>
        <w:t xml:space="preserve"> </w:t>
      </w:r>
      <w:r w:rsidR="00F06261" w:rsidRPr="00076BB0">
        <w:rPr>
          <w:rFonts w:ascii="Times New Roman" w:eastAsia="Times New Roman" w:hAnsi="Times New Roman" w:cs="Times New Roman"/>
          <w:kern w:val="0"/>
          <w14:ligatures w14:val="none"/>
        </w:rPr>
        <w:t xml:space="preserve">  </w:t>
      </w:r>
    </w:p>
    <w:p w14:paraId="2D382EB7" w14:textId="625DDCEB" w:rsidR="00076BB0" w:rsidRDefault="00076BB0"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had a chat with Ciril about this problem that was quite insightful. I attach it below. Then, I thought about how to fix the problem, avoid deception, get constant 50% priors, and still </w:t>
      </w:r>
      <w:r w:rsidR="00961C58">
        <w:rPr>
          <w:rFonts w:ascii="Times New Roman" w:eastAsia="Times New Roman" w:hAnsi="Times New Roman" w:cs="Times New Roman"/>
          <w:kern w:val="0"/>
          <w14:ligatures w14:val="none"/>
        </w:rPr>
        <w:t xml:space="preserve">get </w:t>
      </w:r>
      <w:r>
        <w:rPr>
          <w:rFonts w:ascii="Times New Roman" w:eastAsia="Times New Roman" w:hAnsi="Times New Roman" w:cs="Times New Roman"/>
          <w:kern w:val="0"/>
          <w14:ligatures w14:val="none"/>
        </w:rPr>
        <w:t>all the required data for within-subject comparisons. I think, I found a solution.</w:t>
      </w:r>
    </w:p>
    <w:p w14:paraId="2EAF3BF9" w14:textId="77777777" w:rsidR="009F2543" w:rsidRDefault="009F2543" w:rsidP="00623EC3">
      <w:pPr>
        <w:spacing w:before="100" w:beforeAutospacing="1" w:after="120" w:line="240" w:lineRule="auto"/>
        <w:jc w:val="both"/>
        <w:rPr>
          <w:rFonts w:ascii="Times New Roman" w:eastAsia="Times New Roman" w:hAnsi="Times New Roman" w:cs="Times New Roman"/>
          <w:kern w:val="0"/>
          <w14:ligatures w14:val="none"/>
        </w:rPr>
      </w:pPr>
    </w:p>
    <w:p w14:paraId="75152212" w14:textId="5313DFA1" w:rsidR="00076BB0" w:rsidRDefault="00864CE3"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Chat with Ciril:</w:t>
      </w:r>
    </w:p>
    <w:p w14:paraId="2265AFC0" w14:textId="2A61B5A7" w:rsidR="00864CE3" w:rsidRDefault="00864CE3" w:rsidP="00623EC3">
      <w:pPr>
        <w:spacing w:before="100" w:beforeAutospacing="1" w:after="100" w:afterAutospacing="1" w:line="240" w:lineRule="auto"/>
        <w:jc w:val="both"/>
      </w:pPr>
      <w:r>
        <w:t>Dear Ciril,</w:t>
      </w:r>
      <w:r>
        <w:tab/>
      </w:r>
      <w:r>
        <w:br/>
        <w:t>in the motivated beliefs paper, how did we make sure that we get all signals in each treatment and maintain a prior of 50%?</w:t>
      </w:r>
      <w:r>
        <w:tab/>
        <w:t xml:space="preserve"> </w:t>
      </w:r>
      <w:r>
        <w:br/>
        <w:t>In the motivated inflation expectations experiment that I prepare with Muhammed, we have in each treatment 12 rounds, 6 with increasing endowment and 6 with decreasing endowment.</w:t>
      </w:r>
      <w:r>
        <w:tab/>
        <w:t xml:space="preserve"> </w:t>
      </w:r>
      <w:r>
        <w:br/>
        <w:t xml:space="preserve">We want to have a within subject comparison of beliefs for equivalent signals. For each endowment profile, there will be 3 rounds with a high price and 3 rounds with a low price, so that we can always use signals with 120, 185, 195, 205, 215, and 280 red dots. </w:t>
      </w:r>
      <w:r>
        <w:tab/>
      </w:r>
      <w:r>
        <w:br/>
        <w:t xml:space="preserve">However, the prior should be the same and so we say that the probability for high and low prices is 50% each. While this is generally true, the lack of independence would allow subjects to find out that for each treatment and income profile there are exactly 3 high and 3 low prices. After having seen an obvious signal, they may adjust their prior. </w:t>
      </w:r>
      <w:r>
        <w:tab/>
      </w:r>
      <w:r>
        <w:br/>
        <w:t>What is you recommendation?</w:t>
      </w:r>
    </w:p>
    <w:p w14:paraId="4739D254" w14:textId="2D99D132" w:rsidR="00864CE3" w:rsidRDefault="00864CE3" w:rsidP="00623EC3">
      <w:pPr>
        <w:spacing w:before="100" w:beforeAutospacing="1" w:after="100" w:afterAutospacing="1" w:line="240" w:lineRule="auto"/>
        <w:jc w:val="both"/>
      </w:pPr>
      <w:r>
        <w:t xml:space="preserve">Best, Frank </w:t>
      </w:r>
    </w:p>
    <w:p w14:paraId="5873B203" w14:textId="16AD6892" w:rsidR="00864CE3" w:rsidRDefault="00864CE3" w:rsidP="00623EC3">
      <w:pPr>
        <w:spacing w:line="240" w:lineRule="auto"/>
        <w:jc w:val="both"/>
      </w:pPr>
      <w:r>
        <w:t>Dear Frank,</w:t>
      </w:r>
      <w:r>
        <w:tab/>
      </w:r>
      <w:r>
        <w:br/>
        <w:t>in our paper we did not ensure that all signals were shown in each treatment block. I think this was a mistake and would not follow our design as we discussed this before you left. </w:t>
      </w:r>
      <w:r>
        <w:tab/>
      </w:r>
      <w:r>
        <w:br/>
        <w:t xml:space="preserve">What we did in our experiment was that for each round in a block, we fixed the matrices that would be shown for each round r (say 120 or 280 for round r) and then had an independent flip of a coin for each subject. If subject </w:t>
      </w:r>
      <w:proofErr w:type="spellStart"/>
      <w:r>
        <w:t>i</w:t>
      </w:r>
      <w:proofErr w:type="spellEnd"/>
      <w:r>
        <w:t xml:space="preserve"> had a positive flip of the coin, she would see 280, if negative, she would see 120. Each pair of matrices occurred twice within a block, but since the draws were independent, we sometimes had subjects for whom we could not match 280 across treatments because they received (e.g.) 120 in a treatment twice. </w:t>
      </w:r>
      <w:r>
        <w:rPr>
          <w:u w:val="single"/>
        </w:rPr>
        <w:t>That is why I do not recommend following our procedure.</w:t>
      </w:r>
      <w:r>
        <w:tab/>
      </w:r>
      <w:r>
        <w:rPr>
          <w:u w:val="single"/>
        </w:rPr>
        <w:br/>
      </w:r>
      <w:r>
        <w:t xml:space="preserve">As far as I understand, you are afraid that, say, by the third block, subjects realize that in the previous two blocks, they always say an easy high matrix and an easy low matrix, and therefore start second-guessing that once they saw an easy low price matrix, the likelihood of a low price is lower next turn. </w:t>
      </w:r>
      <w:r>
        <w:rPr>
          <w:u w:val="single"/>
        </w:rPr>
        <w:t>I do not think this is likely</w:t>
      </w:r>
      <w:r>
        <w:t xml:space="preserve">. I assume that you are randomizing order </w:t>
      </w:r>
      <w:proofErr w:type="spellStart"/>
      <w:r>
        <w:t>etc</w:t>
      </w:r>
      <w:proofErr w:type="spellEnd"/>
      <w:r>
        <w:t xml:space="preserve">, Conditional on this, I believe that your approach with a fixed pre-draw is the best approach. My reasons are the following: </w:t>
      </w:r>
      <w:r>
        <w:tab/>
      </w:r>
      <w:r>
        <w:br/>
        <w:t xml:space="preserve">1) If you tell subjects that for each round you flip a coin with 50% probability, this should be convincing enough to subjects to believe it truly is he mechanism. Seeing easy or hard matrices is independent of the draws, </w:t>
      </w:r>
      <w:proofErr w:type="spellStart"/>
      <w:r>
        <w:t>its</w:t>
      </w:r>
      <w:proofErr w:type="spellEnd"/>
      <w:r>
        <w:t xml:space="preserve"> just the type of matrix they got assigned and not the outcome of the draw.</w:t>
      </w:r>
      <w:r>
        <w:tab/>
      </w:r>
      <w:r>
        <w:br/>
        <w:t>2) The middle matrices are ambiguous enough for them not to realize that its exactly 50/50 in each round. What they will realize is that for two cases out of every six, it was very easy. Maybe they even realize that for every six rounds, there is one easy low and one easy high if they are sophisticated. Still, the middle cases ensure they do not realize it is a perfect 50/50 case across all matrices. It really is hard to tell for the fringe cases.</w:t>
      </w:r>
      <w:r>
        <w:tab/>
      </w:r>
      <w:r>
        <w:br/>
      </w:r>
      <w:r>
        <w:lastRenderedPageBreak/>
        <w:t>3) You might actually encounter this gambler's fallacy even in a completely "vanilla" true flip of a coin. Independence is a complex concept for non-trained subjects. This is not a solution, but rather making a point that for some subjects it might be impossible to not have this "dynamic" updating which depends on the previous draw.</w:t>
      </w:r>
      <w:r>
        <w:tab/>
      </w:r>
      <w:r>
        <w:br/>
        <w:t>4) If the problem that you mention arises, it will be most likely in the last treatment blocks. Having different orders and then controlling for the order in which a treatment is seen will help you minimize any impact that the accumulation of "experience" with matrix sequences might have.</w:t>
      </w:r>
      <w:r>
        <w:tab/>
      </w:r>
      <w:r>
        <w:br/>
        <w:t>I hope this helps. I can even meet with Muhammed online to discuss if you two find it necessary.</w:t>
      </w:r>
    </w:p>
    <w:p w14:paraId="14BE8C6D" w14:textId="1591691B" w:rsidR="00864CE3" w:rsidRDefault="00864CE3" w:rsidP="00623EC3">
      <w:pPr>
        <w:spacing w:line="240" w:lineRule="auto"/>
        <w:jc w:val="both"/>
      </w:pPr>
      <w:r>
        <w:t>Ciril</w:t>
      </w:r>
    </w:p>
    <w:p w14:paraId="411FBA8A" w14:textId="50DFEFD5" w:rsidR="00864CE3" w:rsidRDefault="00864CE3" w:rsidP="00623EC3">
      <w:pPr>
        <w:spacing w:line="240" w:lineRule="auto"/>
        <w:jc w:val="both"/>
      </w:pPr>
      <w:r>
        <w:t>Thank you Ciril,</w:t>
      </w:r>
      <w:r>
        <w:tab/>
      </w:r>
      <w:r>
        <w:br/>
        <w:t>I widely agree with what you wrote. We are a bit on the edge between compromising a constant prior and dec</w:t>
      </w:r>
      <w:r w:rsidR="00E56C96">
        <w:t>ei</w:t>
      </w:r>
      <w:r>
        <w:t>ving subjects. The way we did it in our MS paper was cleaner and clearly avoided deception. The price was a reduced power due to the lack of comparable signals. I will discuss this with my coauthors.   </w:t>
      </w:r>
      <w:r>
        <w:tab/>
      </w:r>
      <w:r>
        <w:br/>
        <w:t>Best, Frank</w:t>
      </w:r>
    </w:p>
    <w:p w14:paraId="0679EFE7" w14:textId="20F7FC27" w:rsidR="00864CE3" w:rsidRDefault="00864CE3" w:rsidP="00623EC3">
      <w:pPr>
        <w:spacing w:line="240" w:lineRule="auto"/>
        <w:jc w:val="both"/>
      </w:pPr>
    </w:p>
    <w:p w14:paraId="232A253D" w14:textId="06633000" w:rsidR="00864CE3" w:rsidRDefault="00864CE3" w:rsidP="00623EC3">
      <w:pPr>
        <w:spacing w:line="240" w:lineRule="auto"/>
        <w:jc w:val="both"/>
      </w:pPr>
      <w:r>
        <w:t xml:space="preserve">Now comes my idea </w:t>
      </w:r>
      <w:r w:rsidRPr="00864CE3">
        <w:rPr>
          <w:b/>
          <w:bCs/>
        </w:rPr>
        <w:t>how to solve the problem</w:t>
      </w:r>
      <w:r>
        <w:t xml:space="preserve">. It will be a nightmare for our programmer. </w:t>
      </w:r>
    </w:p>
    <w:p w14:paraId="26352281" w14:textId="321BEEDB" w:rsidR="00864CE3" w:rsidRDefault="00864CE3" w:rsidP="00623EC3">
      <w:pPr>
        <w:spacing w:line="240" w:lineRule="auto"/>
        <w:jc w:val="both"/>
      </w:pPr>
      <w:r>
        <w:t>We have “obvious” signals with 120 or 280 red dots and “ambiguous” signals with 185, 195, 205, and 215 red dots.</w:t>
      </w:r>
    </w:p>
    <w:p w14:paraId="74A70A2B" w14:textId="214BC7F1" w:rsidR="00E049E2" w:rsidRDefault="00E049E2" w:rsidP="00623EC3">
      <w:pPr>
        <w:spacing w:line="240" w:lineRule="auto"/>
        <w:jc w:val="both"/>
      </w:pPr>
      <w:r>
        <w:t xml:space="preserve">We expect to see motivated beliefs for the ambiguous signals only. </w:t>
      </w:r>
      <w:r w:rsidR="00437FCE">
        <w:t xml:space="preserve">Here, we want to do a within-subject comparison of stated beliefs. Hence, we need each of these signals in each part for each endowment profile and for each subject. </w:t>
      </w:r>
      <w:r>
        <w:t>The obvious signals serve the purpose to show subjects that signals are really distinct and may sometimes be dominantly red</w:t>
      </w:r>
      <w:r w:rsidR="00437FCE">
        <w:t xml:space="preserve"> or blue. We do not expect motivated beliefs for obvious </w:t>
      </w:r>
      <w:proofErr w:type="gramStart"/>
      <w:r w:rsidR="00437FCE">
        <w:t>signals</w:t>
      </w:r>
      <w:proofErr w:type="gramEnd"/>
      <w:r w:rsidR="00437FCE">
        <w:t xml:space="preserve"> and we do not need to compare the resulting stated probabilities (</w:t>
      </w:r>
      <w:r w:rsidR="00961C58">
        <w:t xml:space="preserve">although </w:t>
      </w:r>
      <w:r w:rsidR="00437FCE">
        <w:t xml:space="preserve">we should </w:t>
      </w:r>
      <w:proofErr w:type="gramStart"/>
      <w:r w:rsidR="00437FCE">
        <w:t>test,</w:t>
      </w:r>
      <w:proofErr w:type="gramEnd"/>
      <w:r w:rsidR="00437FCE">
        <w:t xml:space="preserve"> whether they are the same as in Treatment A, i.e. unbiased).</w:t>
      </w:r>
    </w:p>
    <w:p w14:paraId="00FB35A6" w14:textId="020AD339" w:rsidR="00864CE3" w:rsidRDefault="00864CE3" w:rsidP="00623EC3">
      <w:pPr>
        <w:spacing w:before="100" w:beforeAutospacing="1" w:after="100" w:afterAutospacing="1" w:line="240" w:lineRule="auto"/>
        <w:jc w:val="both"/>
      </w:pPr>
      <w:r>
        <w:t xml:space="preserve">Consider an urn with 12 balls. </w:t>
      </w:r>
      <w:r w:rsidR="00E56C96">
        <w:t xml:space="preserve">The balls are the rounds for each of our parts. 6 rounds have an increasing endowment profile, 6 rounds have a decreasing profile. For each of these 6 rounds, there is exactly one </w:t>
      </w:r>
      <w:r w:rsidR="00961C58">
        <w:t>“ball”</w:t>
      </w:r>
      <w:r w:rsidR="00E56C96">
        <w:t xml:space="preserve"> with 185, 195, 205, and 215 red dots. The remaining 2 “balls” with the same endowment profile come along with obvious signals</w:t>
      </w:r>
      <w:r w:rsidR="00E049E2">
        <w:t>.</w:t>
      </w:r>
      <w:r w:rsidR="00E56C96">
        <w:t xml:space="preserve"> </w:t>
      </w:r>
    </w:p>
    <w:p w14:paraId="336016DF" w14:textId="3EBDE8C4" w:rsidR="00E56C96" w:rsidRDefault="00E56C96" w:rsidP="00623EC3">
      <w:pPr>
        <w:spacing w:before="100" w:beforeAutospacing="1" w:after="100" w:afterAutospacing="1" w:line="240" w:lineRule="auto"/>
        <w:jc w:val="both"/>
      </w:pPr>
      <w:r>
        <w:t xml:space="preserve">Now we draw the balls </w:t>
      </w:r>
      <w:r w:rsidRPr="00E049E2">
        <w:rPr>
          <w:u w:val="single"/>
        </w:rPr>
        <w:t>without replacement</w:t>
      </w:r>
      <w:r>
        <w:t>. If a ball with an “obvious” signal is drawn, the computer randomly selects whether it has 120 or 280 red dots. Thus, it might be that in one part the increasing profile has 2 obvious red signals and the decreasing profile has 2 obvious blue signals. Th</w:t>
      </w:r>
      <w:r w:rsidR="00961C58">
        <w:t>en</w:t>
      </w:r>
      <w:r>
        <w:t xml:space="preserve">, we cannot compare beliefs within subject for the obvious signals. </w:t>
      </w:r>
    </w:p>
    <w:p w14:paraId="2B0387E0" w14:textId="6B9A7B13" w:rsidR="00E56C96" w:rsidRDefault="00E56C96" w:rsidP="00623EC3">
      <w:pPr>
        <w:spacing w:before="100" w:beforeAutospacing="1" w:after="100" w:afterAutospacing="1" w:line="240" w:lineRule="auto"/>
        <w:jc w:val="both"/>
      </w:pPr>
      <w:proofErr w:type="gramStart"/>
      <w:r>
        <w:t>But,</w:t>
      </w:r>
      <w:proofErr w:type="gramEnd"/>
      <w:r>
        <w:t xml:space="preserve"> subjects will eventually notice that they may get the same obvious signals twice, and </w:t>
      </w:r>
      <w:proofErr w:type="gramStart"/>
      <w:r>
        <w:t>thus,</w:t>
      </w:r>
      <w:proofErr w:type="gramEnd"/>
      <w:r>
        <w:t xml:space="preserve"> avoid the gambler’s fallacy. The ambiguous signals are too ambiguous for subjects to </w:t>
      </w:r>
      <w:r>
        <w:lastRenderedPageBreak/>
        <w:t xml:space="preserve">notice that they always get 2 red and 2 blue ambiguous signals for each part and endowment profile. </w:t>
      </w:r>
    </w:p>
    <w:p w14:paraId="4F65661F" w14:textId="5A05626D" w:rsidR="00E049E2" w:rsidRDefault="00E56C96" w:rsidP="00623EC3">
      <w:pPr>
        <w:spacing w:before="100" w:beforeAutospacing="1" w:after="100" w:afterAutospacing="1" w:line="240" w:lineRule="auto"/>
        <w:jc w:val="both"/>
      </w:pPr>
      <w:r>
        <w:t xml:space="preserve">Thus, we tell them the truth that the chance of each price is 50%. We just do not tell them the precise mechanism how we draw them. This is no deception. We avoid the gambler’s fallacy and do the best to keep a constant prior of 50% in each round. Finally, for our analysis, we are only interested in biased beliefs for the ambiguous signals! We may even preregister that we only use those for our analysis. </w:t>
      </w:r>
      <w:r w:rsidR="00E049E2">
        <w:t xml:space="preserve">For the obvious signals, we do not expect to see motivated beliefs anyway (and we did not see them in the other study either). </w:t>
      </w:r>
    </w:p>
    <w:p w14:paraId="4D7723A8" w14:textId="6D381BBC" w:rsidR="00E049E2" w:rsidRDefault="00E049E2" w:rsidP="00623EC3">
      <w:pPr>
        <w:spacing w:before="100" w:beforeAutospacing="1" w:after="100" w:afterAutospacing="1" w:line="240" w:lineRule="auto"/>
        <w:jc w:val="both"/>
      </w:pPr>
      <w:r>
        <w:t xml:space="preserve">Programming: We preselect dot matrices with 185, 195, 205, and 215 red dots. We use distinct but numerically equivalent matrices for each part and endowment profile. For </w:t>
      </w:r>
      <w:r w:rsidR="00961C58">
        <w:t xml:space="preserve">each of </w:t>
      </w:r>
      <w:r>
        <w:t xml:space="preserve">the “balls” with obvious signals, we prepare one matrix with 120, and one with 280 red dots. When such a ball is drawn, the computer randomly selects one of the two (very much as in the other experiment). </w:t>
      </w:r>
    </w:p>
    <w:p w14:paraId="41D5211D" w14:textId="2AFB7845" w:rsidR="00437FCE" w:rsidRDefault="00437FCE" w:rsidP="00623EC3">
      <w:pPr>
        <w:spacing w:before="100" w:beforeAutospacing="1" w:after="100" w:afterAutospacing="1" w:line="240" w:lineRule="auto"/>
        <w:jc w:val="both"/>
      </w:pPr>
      <w:r>
        <w:t>In general, we are not interested in their consumption choices. Subjects will focus on those, which is intended, but we are mainly interested in stated beliefs. Subjects will not focus on th</w:t>
      </w:r>
      <w:r w:rsidR="00961C58">
        <w:t>ose</w:t>
      </w:r>
      <w:r>
        <w:t xml:space="preserve">, which is </w:t>
      </w:r>
      <w:r w:rsidR="00961C58">
        <w:t>also</w:t>
      </w:r>
      <w:r>
        <w:t xml:space="preserve"> intended. </w:t>
      </w:r>
    </w:p>
    <w:p w14:paraId="576BDF1F" w14:textId="33520667" w:rsidR="00437FCE" w:rsidRDefault="00437FCE" w:rsidP="00623EC3">
      <w:pPr>
        <w:spacing w:before="100" w:beforeAutospacing="1" w:after="100" w:afterAutospacing="1" w:line="240" w:lineRule="auto"/>
        <w:jc w:val="both"/>
      </w:pPr>
      <w:r>
        <w:t xml:space="preserve">However, we may still want to know what their consumption choices are, especially when they have a 50:50 belief (Treatment C) and when they can be sure of the Period 2 price being high or low. Thus, we may want to have at least one round in treatments A and B </w:t>
      </w:r>
      <w:r w:rsidR="00961C58">
        <w:t>for each endowment</w:t>
      </w:r>
      <w:r>
        <w:t xml:space="preserve"> profile </w:t>
      </w:r>
      <w:r w:rsidR="00961C58">
        <w:t>with</w:t>
      </w:r>
      <w:r>
        <w:t xml:space="preserve"> an obvious red signal, and one with an obvious blue signal.</w:t>
      </w:r>
    </w:p>
    <w:p w14:paraId="1D6CE2EA" w14:textId="537A5447" w:rsidR="00CE542B" w:rsidRDefault="00437FCE" w:rsidP="00623EC3">
      <w:pPr>
        <w:spacing w:before="100" w:beforeAutospacing="1" w:after="100" w:afterAutospacing="1" w:line="240" w:lineRule="auto"/>
        <w:jc w:val="both"/>
      </w:pPr>
      <w:r>
        <w:t xml:space="preserve">To achieve that, we can program two counters for each subject: </w:t>
      </w:r>
      <w:r w:rsidR="00CE542B">
        <w:t>One for increasing profiles in Treatments A and B, and one for the decreasing profiles in these treatments. The counter adds 1 if a ball with the respective profile and an obvious red signal is drawn. Note that there are exactly 4 balls with increasing profiles and obvious signals in Treatments A and B. When the computer draws the last ball with an obvious signal, and the respective counter is still 0, the previous 3 draws have been obvious blue signals. In this case, the last obvious signal will be set to be red. If the counter is 3, the previous 3 draws have been obvious red signals. In this case, the last obvious signal will be set to be blue. If the counter is at 1 or 2, we can follow the standard procedure and randomly select an obvious red or blue signal.</w:t>
      </w:r>
    </w:p>
    <w:p w14:paraId="16FFFB44" w14:textId="65F82454" w:rsidR="00CE542B" w:rsidRDefault="00CE542B" w:rsidP="00623EC3">
      <w:pPr>
        <w:spacing w:before="100" w:beforeAutospacing="1" w:after="100" w:afterAutospacing="1" w:line="240" w:lineRule="auto"/>
        <w:jc w:val="both"/>
      </w:pPr>
      <w:r>
        <w:t xml:space="preserve">Thereby, we make sure that we always get one consumption decision from each subject and for each endowment profile, where the subject can be sure about the future price being high, and one where the subject can be sure about </w:t>
      </w:r>
      <w:r w:rsidRPr="00CE542B">
        <w:rPr>
          <w:rFonts w:ascii="Times New Roman" w:hAnsi="Times New Roman" w:cs="Times New Roman"/>
          <w:i/>
          <w:iCs/>
        </w:rPr>
        <w:t>P</w:t>
      </w:r>
      <w:r w:rsidRPr="00CE542B">
        <w:rPr>
          <w:rFonts w:ascii="Times New Roman" w:hAnsi="Times New Roman" w:cs="Times New Roman"/>
          <w:i/>
          <w:iCs/>
          <w:vertAlign w:val="subscript"/>
        </w:rPr>
        <w:t>2</w:t>
      </w:r>
      <w:r>
        <w:t xml:space="preserve"> being low. And, because it is the last obvious signal that is not independently drawn – and because it serves the expectations of subjects that with independent draws there should be some obvious red and blue signals eventually, it will likely have no big impact on the subject’s future priors or rather contribute to keeping priors constant at 50%.</w:t>
      </w:r>
    </w:p>
    <w:p w14:paraId="66533953" w14:textId="77777777" w:rsidR="00076BB0" w:rsidRPr="00076BB0" w:rsidRDefault="00076BB0" w:rsidP="00623EC3">
      <w:pPr>
        <w:spacing w:before="100" w:beforeAutospacing="1" w:after="120" w:line="240" w:lineRule="auto"/>
        <w:jc w:val="both"/>
        <w:rPr>
          <w:rFonts w:ascii="Times New Roman" w:eastAsia="Times New Roman" w:hAnsi="Times New Roman" w:cs="Times New Roman"/>
          <w:kern w:val="0"/>
          <w14:ligatures w14:val="none"/>
        </w:rPr>
      </w:pPr>
    </w:p>
    <w:p w14:paraId="2DEF5CC5" w14:textId="23D3A056" w:rsidR="003A1BE4" w:rsidRPr="003A1BE4" w:rsidRDefault="003A1BE4" w:rsidP="00623EC3">
      <w:pPr>
        <w:spacing w:before="100" w:beforeAutospacing="1" w:after="120" w:line="240" w:lineRule="auto"/>
        <w:ind w:left="360"/>
        <w:jc w:val="both"/>
        <w:rPr>
          <w:rFonts w:ascii="Times New Roman" w:eastAsia="Times New Roman" w:hAnsi="Times New Roman" w:cs="Times New Roman"/>
          <w:kern w:val="0"/>
          <w14:ligatures w14:val="none"/>
        </w:rPr>
      </w:pPr>
    </w:p>
    <w:sectPr w:rsidR="003A1BE4" w:rsidRPr="003A1BE4">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U-Pseudonym 6010135817008126" w:date="2025-11-17T08:31:00Z" w:initials="TP6">
    <w:p w14:paraId="79C8928D" w14:textId="77777777" w:rsidR="005F3CB2" w:rsidRDefault="005F3CB2" w:rsidP="005F3CB2">
      <w:pPr>
        <w:pStyle w:val="Kommentartext"/>
      </w:pPr>
      <w:r>
        <w:rPr>
          <w:rStyle w:val="Kommentarzeichen"/>
        </w:rPr>
        <w:annotationRef/>
      </w:r>
      <w:r>
        <w:t>T1</w:t>
      </w:r>
    </w:p>
  </w:comment>
  <w:comment w:id="2" w:author="TU-Pseudonym 6010135817008126" w:date="2025-11-17T08:32:00Z" w:initials="TP6">
    <w:p w14:paraId="07A861FA" w14:textId="77777777" w:rsidR="005F3CB2" w:rsidRDefault="005F3CB2" w:rsidP="005F3CB2">
      <w:pPr>
        <w:pStyle w:val="Kommentartext"/>
      </w:pPr>
      <w:r>
        <w:rPr>
          <w:rStyle w:val="Kommentarzeichen"/>
        </w:rPr>
        <w:annotationRef/>
      </w:r>
      <w:r>
        <w:t>T3 aber mit anderer Belief Seite?</w:t>
      </w:r>
    </w:p>
  </w:comment>
  <w:comment w:id="3" w:author="TU-Pseudonym 6010135817008126" w:date="2025-11-17T08:31:00Z" w:initials="TP6">
    <w:p w14:paraId="07812F11" w14:textId="1A504051" w:rsidR="005F3CB2" w:rsidRDefault="005F3CB2" w:rsidP="005F3CB2">
      <w:pPr>
        <w:pStyle w:val="Kommentartext"/>
      </w:pPr>
      <w:r>
        <w:rPr>
          <w:rStyle w:val="Kommentarzeichen"/>
        </w:rPr>
        <w:annotationRef/>
      </w:r>
      <w:r>
        <w:t>Baseline</w:t>
      </w:r>
    </w:p>
  </w:comment>
  <w:comment w:id="5" w:author="TU-Pseudonym 6010135817008126" w:date="2025-11-17T08:11:00Z" w:initials="TP6">
    <w:p w14:paraId="31158916" w14:textId="19EB6B9B" w:rsidR="004B012A" w:rsidRDefault="004B012A" w:rsidP="004B012A">
      <w:pPr>
        <w:pStyle w:val="Kommentartext"/>
      </w:pPr>
      <w:r>
        <w:rPr>
          <w:rStyle w:val="Kommentarzeichen"/>
        </w:rPr>
        <w:annotationRef/>
      </w:r>
      <w:r>
        <w:t>Create Groups of 2 people</w:t>
      </w:r>
    </w:p>
  </w:comment>
  <w:comment w:id="157" w:author="Muhammed Bulutay" w:date="2025-11-13T17:24:00Z" w:initials="MB">
    <w:p w14:paraId="02FE7B01" w14:textId="23132B1F" w:rsidR="002C6654" w:rsidRDefault="002C6654">
      <w:pPr>
        <w:pStyle w:val="Kommentartext"/>
      </w:pPr>
      <w:r>
        <w:rPr>
          <w:rStyle w:val="Kommentarzeichen"/>
        </w:rPr>
        <w:annotationRef/>
      </w:r>
      <w:r>
        <w:t>Would you like me to provide a screenshot here?</w:t>
      </w:r>
    </w:p>
  </w:comment>
  <w:comment w:id="158" w:author="frank.heinemann" w:date="2025-11-14T15:43:00Z" w:initials="f">
    <w:p w14:paraId="465112DD" w14:textId="3ECC09C3" w:rsidR="00771A18" w:rsidRDefault="00771A18">
      <w:pPr>
        <w:pStyle w:val="Kommentartext"/>
      </w:pPr>
      <w:r>
        <w:rPr>
          <w:rStyle w:val="Kommentarzeichen"/>
        </w:rPr>
        <w:annotationRef/>
      </w:r>
      <w:r>
        <w:t>No. they will see this in the sample periods.</w:t>
      </w:r>
    </w:p>
  </w:comment>
  <w:comment w:id="346" w:author="Muhammed Bulutay" w:date="2025-11-06T14:49:00Z" w:initials="MB">
    <w:p w14:paraId="3569DF61" w14:textId="340813F5" w:rsidR="00FB58F5" w:rsidRDefault="00FB58F5" w:rsidP="00FB58F5">
      <w:pPr>
        <w:pStyle w:val="StandardWeb"/>
      </w:pPr>
      <w:r>
        <w:rPr>
          <w:rStyle w:val="Kommentarzeichen"/>
        </w:rPr>
        <w:annotationRef/>
      </w:r>
      <w:r>
        <w:t>I suggest providing a screenshot and including information like this in that section. This should avoid repetition.</w:t>
      </w:r>
    </w:p>
  </w:comment>
  <w:comment w:id="347" w:author="frank.heinemann" w:date="2025-11-09T11:45:00Z" w:initials="f">
    <w:p w14:paraId="4A102E95" w14:textId="118059F1" w:rsidR="00D90F21" w:rsidRDefault="00D90F21">
      <w:pPr>
        <w:pStyle w:val="Kommentartext"/>
      </w:pPr>
      <w:r>
        <w:rPr>
          <w:rStyle w:val="Kommentarzeichen"/>
        </w:rPr>
        <w:annotationRef/>
      </w:r>
      <w:r>
        <w:t xml:space="preserve">A slider might be better. I think you had this already in the first version of the program. </w:t>
      </w:r>
    </w:p>
  </w:comment>
  <w:comment w:id="358" w:author="Muhammed Bulutay" w:date="2025-11-13T17:23:00Z" w:initials="MB">
    <w:p w14:paraId="642C66DD" w14:textId="6A59FC3D" w:rsidR="002C6654" w:rsidRDefault="002C6654">
      <w:pPr>
        <w:pStyle w:val="Kommentartext"/>
      </w:pPr>
      <w:r>
        <w:rPr>
          <w:rStyle w:val="Kommentarzeichen"/>
        </w:rPr>
        <w:annotationRef/>
      </w:r>
      <w:r>
        <w:t>Would you like me to provide a screenshot here?</w:t>
      </w:r>
    </w:p>
  </w:comment>
  <w:comment w:id="359" w:author="frank.heinemann" w:date="2025-11-14T15:46:00Z" w:initials="f">
    <w:p w14:paraId="688FCD04" w14:textId="7C8A4801" w:rsidR="00771A18" w:rsidRDefault="00771A18">
      <w:pPr>
        <w:pStyle w:val="Kommentartext"/>
      </w:pPr>
      <w:r>
        <w:rPr>
          <w:rStyle w:val="Kommentarzeichen"/>
        </w:rPr>
        <w:annotationRef/>
      </w:r>
      <w:r>
        <w:t>Yes, this may be good. It is hard to imagine the graph otherwise.</w:t>
      </w:r>
    </w:p>
  </w:comment>
  <w:comment w:id="428" w:author="frank.heinemann" w:date="2025-11-04T10:14:00Z" w:initials="f">
    <w:p w14:paraId="517C6F31" w14:textId="36B50104" w:rsidR="00076BB0" w:rsidRDefault="00072400" w:rsidP="00076BB0">
      <w:pPr>
        <w:pStyle w:val="Kommentartext"/>
      </w:pPr>
      <w:r>
        <w:t xml:space="preserve">When they confirm their choice and move on to the price hint, </w:t>
      </w:r>
      <w:r>
        <w:rPr>
          <w:rStyle w:val="Kommentarzeichen"/>
        </w:rPr>
        <w:annotationRef/>
      </w:r>
      <w:r>
        <w:t xml:space="preserve">the screen should not only show the get hint button, but also show the </w:t>
      </w:r>
      <w:r w:rsidR="00076BB0">
        <w:t>full table and their own choice from the previous stage. So, they state the probability on the screen while seeing the potential and actual payoffs associated with both price draws.  This may be better to get motivated beliefs.</w:t>
      </w:r>
    </w:p>
    <w:p w14:paraId="635BD79C" w14:textId="2DC28EC2" w:rsidR="00072400" w:rsidRDefault="00072400">
      <w:pPr>
        <w:pStyle w:val="Kommentartext"/>
      </w:pPr>
    </w:p>
  </w:comment>
  <w:comment w:id="429" w:author="Muhammed Bulutay" w:date="2025-11-06T15:54:00Z" w:initials="MB">
    <w:p w14:paraId="3521542D" w14:textId="2471083B" w:rsidR="00620329" w:rsidRDefault="00620329">
      <w:pPr>
        <w:pStyle w:val="Kommentartext"/>
      </w:pPr>
      <w:r>
        <w:rPr>
          <w:rStyle w:val="Kommentarzeichen"/>
        </w:rPr>
        <w:annotationRef/>
      </w:r>
      <w:r>
        <w:t>Yes, currently this is how it looks on the program. This page has the slider for belief, the slider for consumption, and the payoff table in this order.</w:t>
      </w:r>
    </w:p>
  </w:comment>
  <w:comment w:id="430" w:author="frank.heinemann" w:date="2025-11-04T10:19:00Z" w:initials="f">
    <w:p w14:paraId="6F8D292A" w14:textId="6BC60324" w:rsidR="00076BB0" w:rsidRDefault="00076BB0" w:rsidP="00076BB0">
      <w:pPr>
        <w:pStyle w:val="Listenabsatz"/>
        <w:spacing w:before="100" w:beforeAutospacing="1" w:after="120" w:line="300" w:lineRule="atLeast"/>
        <w:ind w:left="0"/>
        <w:jc w:val="both"/>
        <w:rPr>
          <w:rFonts w:ascii="Times New Roman" w:eastAsia="Times New Roman" w:hAnsi="Times New Roman" w:cs="Times New Roman"/>
          <w:kern w:val="0"/>
          <w14:ligatures w14:val="none"/>
        </w:rPr>
      </w:pPr>
      <w:r>
        <w:rPr>
          <w:rStyle w:val="Kommentarzeichen"/>
        </w:rPr>
        <w:annotationRef/>
      </w:r>
      <w:r>
        <w:rPr>
          <w:rFonts w:ascii="Times New Roman" w:eastAsia="Times New Roman" w:hAnsi="Times New Roman" w:cs="Times New Roman"/>
          <w:kern w:val="0"/>
          <w14:ligatures w14:val="none"/>
        </w:rPr>
        <w:t>In this Treatment C, subjects decide after receiving their endowment profile but before they get the signal. Thus, all 6 rounds with the same endowments look the same to them, when they make consumption choices. Theoretically, they should choose the same C1 in all 6 rounds with the same profile.</w:t>
      </w:r>
    </w:p>
    <w:p w14:paraId="48BBD9F0" w14:textId="15712BBE" w:rsidR="00076BB0" w:rsidRDefault="00076BB0">
      <w:pPr>
        <w:pStyle w:val="Kommentartext"/>
      </w:pPr>
    </w:p>
  </w:comment>
  <w:comment w:id="431" w:author="Muhammed Bulutay" w:date="2025-11-06T15:59:00Z" w:initials="MB">
    <w:p w14:paraId="1FE8A228" w14:textId="46B6A982" w:rsidR="0034211D" w:rsidRPr="00CD5B86" w:rsidRDefault="0034211D" w:rsidP="00CD5B86">
      <w:pPr>
        <w:pStyle w:val="StandardWeb"/>
        <w:rPr>
          <w:rFonts w:asciiTheme="minorHAnsi" w:hAnsiTheme="minorHAnsi"/>
        </w:rPr>
      </w:pPr>
      <w:r>
        <w:rPr>
          <w:rStyle w:val="Kommentarzeichen"/>
        </w:rPr>
        <w:annotationRef/>
      </w:r>
      <w:r w:rsidR="00E358B8">
        <w:rPr>
          <w:rFonts w:ascii="Calibri" w:hAnsi="Calibri" w:cs="Calibri"/>
          <w:color w:val="000000"/>
          <w:shd w:val="clear" w:color="auto" w:fill="FFFFFF"/>
        </w:rPr>
        <w:t>Treatment C indeed has the issue that subject has no incentive to change his behavior. I am afraid I don't have a solution to this. However, since we are less interested in consumption choices, invariant consumption decisions may not be that important. This may be annoying to subjects and create issues due to "boringness".  </w:t>
      </w:r>
    </w:p>
  </w:comment>
  <w:comment w:id="432" w:author="frank.heinemann" w:date="2025-11-09T11:22:00Z" w:initials="f">
    <w:p w14:paraId="593AB099" w14:textId="5270548D" w:rsidR="004C1E00" w:rsidRDefault="004C1E00">
      <w:pPr>
        <w:pStyle w:val="Kommentartext"/>
      </w:pPr>
      <w:r>
        <w:rPr>
          <w:rStyle w:val="Kommentarzeichen"/>
        </w:rPr>
        <w:annotationRef/>
      </w:r>
      <w:r>
        <w:t xml:space="preserve">I agree that we can live with this.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C8928D" w15:done="0"/>
  <w15:commentEx w15:paraId="07A861FA" w15:done="0"/>
  <w15:commentEx w15:paraId="07812F11" w15:done="0"/>
  <w15:commentEx w15:paraId="31158916" w15:done="0"/>
  <w15:commentEx w15:paraId="02FE7B01" w15:done="0"/>
  <w15:commentEx w15:paraId="465112DD" w15:paraIdParent="02FE7B01" w15:done="0"/>
  <w15:commentEx w15:paraId="3569DF61" w15:done="0"/>
  <w15:commentEx w15:paraId="4A102E95" w15:paraIdParent="3569DF61" w15:done="0"/>
  <w15:commentEx w15:paraId="642C66DD" w15:done="0"/>
  <w15:commentEx w15:paraId="688FCD04" w15:paraIdParent="642C66DD" w15:done="0"/>
  <w15:commentEx w15:paraId="635BD79C" w15:done="0"/>
  <w15:commentEx w15:paraId="3521542D" w15:paraIdParent="635BD79C" w15:done="0"/>
  <w15:commentEx w15:paraId="48BBD9F0" w15:done="0"/>
  <w15:commentEx w15:paraId="1FE8A228" w15:paraIdParent="48BBD9F0" w15:done="0"/>
  <w15:commentEx w15:paraId="593AB099" w15:paraIdParent="48BBD9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6191F7" w16cex:dateUtc="2025-11-17T07:31:00Z"/>
  <w16cex:commentExtensible w16cex:durableId="175C25AA" w16cex:dateUtc="2025-11-17T07:32:00Z"/>
  <w16cex:commentExtensible w16cex:durableId="3967D5E3" w16cex:dateUtc="2025-11-17T07:31:00Z"/>
  <w16cex:commentExtensible w16cex:durableId="53DB30C1" w16cex:dateUtc="2025-11-17T07:11:00Z"/>
  <w16cex:commentExtensible w16cex:durableId="2CC092B2" w16cex:dateUtc="2025-11-13T16:24:00Z"/>
  <w16cex:commentExtensible w16cex:durableId="2CC1CC9D" w16cex:dateUtc="2025-11-14T06:43:00Z"/>
  <w16cex:commentExtensible w16cex:durableId="2CB733F5" w16cex:dateUtc="2025-11-06T13:49:00Z"/>
  <w16cex:commentExtensible w16cex:durableId="2CBAFD6B" w16cex:dateUtc="2025-11-09T02:45:00Z"/>
  <w16cex:commentExtensible w16cex:durableId="2CC092A1" w16cex:dateUtc="2025-11-13T16:23:00Z"/>
  <w16cex:commentExtensible w16cex:durableId="2CC1CD72" w16cex:dateUtc="2025-11-14T06:46:00Z"/>
  <w16cex:commentExtensible w16cex:durableId="2CB45098" w16cex:dateUtc="2025-11-04T01:14:00Z"/>
  <w16cex:commentExtensible w16cex:durableId="2CB7432C" w16cex:dateUtc="2025-11-06T14:54:00Z"/>
  <w16cex:commentExtensible w16cex:durableId="2CB451B8" w16cex:dateUtc="2025-11-04T01:19:00Z"/>
  <w16cex:commentExtensible w16cex:durableId="2CB74446" w16cex:dateUtc="2025-11-06T14:59:00Z"/>
  <w16cex:commentExtensible w16cex:durableId="2CBAF80F" w16cex:dateUtc="2025-11-09T0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C8928D" w16cid:durableId="7F6191F7"/>
  <w16cid:commentId w16cid:paraId="07A861FA" w16cid:durableId="175C25AA"/>
  <w16cid:commentId w16cid:paraId="07812F11" w16cid:durableId="3967D5E3"/>
  <w16cid:commentId w16cid:paraId="31158916" w16cid:durableId="53DB30C1"/>
  <w16cid:commentId w16cid:paraId="02FE7B01" w16cid:durableId="2CC092B2"/>
  <w16cid:commentId w16cid:paraId="465112DD" w16cid:durableId="2CC1CC9D"/>
  <w16cid:commentId w16cid:paraId="3569DF61" w16cid:durableId="2CB733F5"/>
  <w16cid:commentId w16cid:paraId="4A102E95" w16cid:durableId="2CBAFD6B"/>
  <w16cid:commentId w16cid:paraId="642C66DD" w16cid:durableId="2CC092A1"/>
  <w16cid:commentId w16cid:paraId="688FCD04" w16cid:durableId="2CC1CD72"/>
  <w16cid:commentId w16cid:paraId="635BD79C" w16cid:durableId="2CB45098"/>
  <w16cid:commentId w16cid:paraId="3521542D" w16cid:durableId="2CB7432C"/>
  <w16cid:commentId w16cid:paraId="48BBD9F0" w16cid:durableId="2CB451B8"/>
  <w16cid:commentId w16cid:paraId="1FE8A228" w16cid:durableId="2CB74446"/>
  <w16cid:commentId w16cid:paraId="593AB099" w16cid:durableId="2CBAF8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5BC42" w14:textId="77777777" w:rsidR="00163C87" w:rsidRDefault="00163C87" w:rsidP="00AE595C">
      <w:pPr>
        <w:spacing w:after="0" w:line="240" w:lineRule="auto"/>
      </w:pPr>
      <w:r>
        <w:separator/>
      </w:r>
    </w:p>
  </w:endnote>
  <w:endnote w:type="continuationSeparator" w:id="0">
    <w:p w14:paraId="368C5F2D" w14:textId="77777777" w:rsidR="00163C87" w:rsidRDefault="00163C87" w:rsidP="00AE5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562047"/>
      <w:docPartObj>
        <w:docPartGallery w:val="Page Numbers (Bottom of Page)"/>
        <w:docPartUnique/>
      </w:docPartObj>
    </w:sdtPr>
    <w:sdtContent>
      <w:p w14:paraId="03D79497" w14:textId="505B38FD" w:rsidR="00AE595C" w:rsidRDefault="00AE595C">
        <w:pPr>
          <w:pStyle w:val="Fuzeile"/>
          <w:jc w:val="center"/>
        </w:pPr>
        <w:r>
          <w:fldChar w:fldCharType="begin"/>
        </w:r>
        <w:r>
          <w:instrText>PAGE   \* MERGEFORMAT</w:instrText>
        </w:r>
        <w:r>
          <w:fldChar w:fldCharType="separate"/>
        </w:r>
        <w:r>
          <w:rPr>
            <w:lang w:val="de-DE"/>
          </w:rPr>
          <w:t>2</w:t>
        </w:r>
        <w:r>
          <w:fldChar w:fldCharType="end"/>
        </w:r>
      </w:p>
    </w:sdtContent>
  </w:sdt>
  <w:p w14:paraId="78931FA1" w14:textId="77777777" w:rsidR="00AE595C" w:rsidRDefault="00AE595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1A0D3" w14:textId="77777777" w:rsidR="00163C87" w:rsidRDefault="00163C87" w:rsidP="00AE595C">
      <w:pPr>
        <w:spacing w:after="0" w:line="240" w:lineRule="auto"/>
      </w:pPr>
      <w:r>
        <w:separator/>
      </w:r>
    </w:p>
  </w:footnote>
  <w:footnote w:type="continuationSeparator" w:id="0">
    <w:p w14:paraId="138D3301" w14:textId="77777777" w:rsidR="00163C87" w:rsidRDefault="00163C87" w:rsidP="00AE59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5283"/>
    <w:multiLevelType w:val="multilevel"/>
    <w:tmpl w:val="8582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B1897"/>
    <w:multiLevelType w:val="hybridMultilevel"/>
    <w:tmpl w:val="A21CAA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3E32FB2"/>
    <w:multiLevelType w:val="hybridMultilevel"/>
    <w:tmpl w:val="0F905FA8"/>
    <w:lvl w:ilvl="0" w:tplc="574EE1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363407"/>
    <w:multiLevelType w:val="multilevel"/>
    <w:tmpl w:val="3FB2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67D5A"/>
    <w:multiLevelType w:val="hybridMultilevel"/>
    <w:tmpl w:val="3C062DFA"/>
    <w:lvl w:ilvl="0" w:tplc="4DAADA88">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A686FE3"/>
    <w:multiLevelType w:val="hybridMultilevel"/>
    <w:tmpl w:val="1D28F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385881"/>
    <w:multiLevelType w:val="multilevel"/>
    <w:tmpl w:val="03901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696E61"/>
    <w:multiLevelType w:val="hybridMultilevel"/>
    <w:tmpl w:val="3620DF2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5786673D"/>
    <w:multiLevelType w:val="hybridMultilevel"/>
    <w:tmpl w:val="91780BC6"/>
    <w:lvl w:ilvl="0" w:tplc="4D4263FE">
      <w:numFmt w:val="bullet"/>
      <w:lvlText w:val=""/>
      <w:lvlJc w:val="left"/>
      <w:pPr>
        <w:ind w:left="420" w:hanging="360"/>
      </w:pPr>
      <w:rPr>
        <w:rFonts w:ascii="Wingdings" w:eastAsia="Times New Roman" w:hAnsi="Wingdings" w:cs="Times New Roman" w:hint="default"/>
      </w:rPr>
    </w:lvl>
    <w:lvl w:ilvl="1" w:tplc="04070003" w:tentative="1">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num w:numId="1" w16cid:durableId="1630552524">
    <w:abstractNumId w:val="6"/>
  </w:num>
  <w:num w:numId="2" w16cid:durableId="781534434">
    <w:abstractNumId w:val="3"/>
  </w:num>
  <w:num w:numId="3" w16cid:durableId="225068153">
    <w:abstractNumId w:val="0"/>
  </w:num>
  <w:num w:numId="4" w16cid:durableId="924413811">
    <w:abstractNumId w:val="4"/>
  </w:num>
  <w:num w:numId="5" w16cid:durableId="292709245">
    <w:abstractNumId w:val="7"/>
  </w:num>
  <w:num w:numId="6" w16cid:durableId="289437603">
    <w:abstractNumId w:val="1"/>
  </w:num>
  <w:num w:numId="7" w16cid:durableId="1309168005">
    <w:abstractNumId w:val="5"/>
  </w:num>
  <w:num w:numId="8" w16cid:durableId="1840730882">
    <w:abstractNumId w:val="2"/>
  </w:num>
  <w:num w:numId="9" w16cid:durableId="96037909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U-Pseudonym 6010135817008126">
    <w15:presenceInfo w15:providerId="AD" w15:userId="S::6010135817008126@msopseudo.tu-berlin.de::0ba0a9dc-b429-4762-96b2-07c37571172d"/>
  </w15:person>
  <w15:person w15:author="Muhammed Bulutay">
    <w15:presenceInfo w15:providerId="Windows Live" w15:userId="f778e16658f38e5b"/>
  </w15:person>
  <w15:person w15:author="frank.heinemann">
    <w15:presenceInfo w15:providerId="None" w15:userId="frank.heineman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480"/>
    <w:rsid w:val="00024F2E"/>
    <w:rsid w:val="00072400"/>
    <w:rsid w:val="00076BB0"/>
    <w:rsid w:val="000834EE"/>
    <w:rsid w:val="000C30B7"/>
    <w:rsid w:val="000C549D"/>
    <w:rsid w:val="00127D3B"/>
    <w:rsid w:val="0014607A"/>
    <w:rsid w:val="001530CB"/>
    <w:rsid w:val="00163C87"/>
    <w:rsid w:val="002140E8"/>
    <w:rsid w:val="002355FD"/>
    <w:rsid w:val="0024572E"/>
    <w:rsid w:val="00285B02"/>
    <w:rsid w:val="002A58E2"/>
    <w:rsid w:val="002C6654"/>
    <w:rsid w:val="00305480"/>
    <w:rsid w:val="0034211D"/>
    <w:rsid w:val="003512BA"/>
    <w:rsid w:val="003A1687"/>
    <w:rsid w:val="003A1BE4"/>
    <w:rsid w:val="003D497B"/>
    <w:rsid w:val="003D6688"/>
    <w:rsid w:val="0042316B"/>
    <w:rsid w:val="00437FCE"/>
    <w:rsid w:val="0044286E"/>
    <w:rsid w:val="00470255"/>
    <w:rsid w:val="00490F58"/>
    <w:rsid w:val="004A0D3A"/>
    <w:rsid w:val="004B012A"/>
    <w:rsid w:val="004C1E00"/>
    <w:rsid w:val="004E1771"/>
    <w:rsid w:val="004F0DEA"/>
    <w:rsid w:val="00510F44"/>
    <w:rsid w:val="005269C8"/>
    <w:rsid w:val="00527DB5"/>
    <w:rsid w:val="00563140"/>
    <w:rsid w:val="005F3CB2"/>
    <w:rsid w:val="00620329"/>
    <w:rsid w:val="00623EC3"/>
    <w:rsid w:val="006426E1"/>
    <w:rsid w:val="00661FDE"/>
    <w:rsid w:val="006669B2"/>
    <w:rsid w:val="006D06A9"/>
    <w:rsid w:val="00714A79"/>
    <w:rsid w:val="00761AC7"/>
    <w:rsid w:val="00771A18"/>
    <w:rsid w:val="007C5B98"/>
    <w:rsid w:val="007F027F"/>
    <w:rsid w:val="007F4CDE"/>
    <w:rsid w:val="0081765A"/>
    <w:rsid w:val="008203D5"/>
    <w:rsid w:val="0084057B"/>
    <w:rsid w:val="00846777"/>
    <w:rsid w:val="00864CE3"/>
    <w:rsid w:val="008D431D"/>
    <w:rsid w:val="008E24FC"/>
    <w:rsid w:val="008E6EFE"/>
    <w:rsid w:val="00961C58"/>
    <w:rsid w:val="009D1D7F"/>
    <w:rsid w:val="009F2543"/>
    <w:rsid w:val="00A01512"/>
    <w:rsid w:val="00A1197A"/>
    <w:rsid w:val="00A80BB1"/>
    <w:rsid w:val="00AA5133"/>
    <w:rsid w:val="00AB46C1"/>
    <w:rsid w:val="00AE595C"/>
    <w:rsid w:val="00B454C8"/>
    <w:rsid w:val="00B51928"/>
    <w:rsid w:val="00B82F47"/>
    <w:rsid w:val="00BB745A"/>
    <w:rsid w:val="00BD41B6"/>
    <w:rsid w:val="00C3772F"/>
    <w:rsid w:val="00CD5B86"/>
    <w:rsid w:val="00CE542B"/>
    <w:rsid w:val="00D1712A"/>
    <w:rsid w:val="00D45C3B"/>
    <w:rsid w:val="00D46241"/>
    <w:rsid w:val="00D70AD9"/>
    <w:rsid w:val="00D71C04"/>
    <w:rsid w:val="00D865AD"/>
    <w:rsid w:val="00D90F21"/>
    <w:rsid w:val="00DA0F2E"/>
    <w:rsid w:val="00DE45A9"/>
    <w:rsid w:val="00E01505"/>
    <w:rsid w:val="00E049E2"/>
    <w:rsid w:val="00E24356"/>
    <w:rsid w:val="00E358B8"/>
    <w:rsid w:val="00E56C96"/>
    <w:rsid w:val="00EE7F68"/>
    <w:rsid w:val="00F06261"/>
    <w:rsid w:val="00FA733A"/>
    <w:rsid w:val="00FB48E8"/>
    <w:rsid w:val="00FB58F5"/>
    <w:rsid w:val="00FD3036"/>
    <w:rsid w:val="00FD4940"/>
    <w:rsid w:val="00FE5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F931C"/>
  <w15:chartTrackingRefBased/>
  <w15:docId w15:val="{9497E9C2-11B6-417C-8C28-25680E474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27D3B"/>
  </w:style>
  <w:style w:type="paragraph" w:styleId="berschrift1">
    <w:name w:val="heading 1"/>
    <w:basedOn w:val="Standard"/>
    <w:next w:val="Standard"/>
    <w:link w:val="berschrift1Zchn"/>
    <w:uiPriority w:val="9"/>
    <w:qFormat/>
    <w:rsid w:val="003054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054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0548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0548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0548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0548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0548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0548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0548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0548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0548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0548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0548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0548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0548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0548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0548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05480"/>
    <w:rPr>
      <w:rFonts w:eastAsiaTheme="majorEastAsia" w:cstheme="majorBidi"/>
      <w:color w:val="272727" w:themeColor="text1" w:themeTint="D8"/>
    </w:rPr>
  </w:style>
  <w:style w:type="paragraph" w:styleId="Titel">
    <w:name w:val="Title"/>
    <w:basedOn w:val="Standard"/>
    <w:next w:val="Standard"/>
    <w:link w:val="TitelZchn"/>
    <w:uiPriority w:val="10"/>
    <w:qFormat/>
    <w:rsid w:val="00305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0548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0548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0548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0548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05480"/>
    <w:rPr>
      <w:i/>
      <w:iCs/>
      <w:color w:val="404040" w:themeColor="text1" w:themeTint="BF"/>
    </w:rPr>
  </w:style>
  <w:style w:type="paragraph" w:styleId="Listenabsatz">
    <w:name w:val="List Paragraph"/>
    <w:basedOn w:val="Standard"/>
    <w:uiPriority w:val="34"/>
    <w:qFormat/>
    <w:rsid w:val="00305480"/>
    <w:pPr>
      <w:ind w:left="720"/>
      <w:contextualSpacing/>
    </w:pPr>
  </w:style>
  <w:style w:type="character" w:styleId="IntensiveHervorhebung">
    <w:name w:val="Intense Emphasis"/>
    <w:basedOn w:val="Absatz-Standardschriftart"/>
    <w:uiPriority w:val="21"/>
    <w:qFormat/>
    <w:rsid w:val="00305480"/>
    <w:rPr>
      <w:i/>
      <w:iCs/>
      <w:color w:val="0F4761" w:themeColor="accent1" w:themeShade="BF"/>
    </w:rPr>
  </w:style>
  <w:style w:type="paragraph" w:styleId="IntensivesZitat">
    <w:name w:val="Intense Quote"/>
    <w:basedOn w:val="Standard"/>
    <w:next w:val="Standard"/>
    <w:link w:val="IntensivesZitatZchn"/>
    <w:uiPriority w:val="30"/>
    <w:qFormat/>
    <w:rsid w:val="003054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05480"/>
    <w:rPr>
      <w:i/>
      <w:iCs/>
      <w:color w:val="0F4761" w:themeColor="accent1" w:themeShade="BF"/>
    </w:rPr>
  </w:style>
  <w:style w:type="character" w:styleId="IntensiverVerweis">
    <w:name w:val="Intense Reference"/>
    <w:basedOn w:val="Absatz-Standardschriftart"/>
    <w:uiPriority w:val="32"/>
    <w:qFormat/>
    <w:rsid w:val="00305480"/>
    <w:rPr>
      <w:b/>
      <w:bCs/>
      <w:smallCaps/>
      <w:color w:val="0F4761" w:themeColor="accent1" w:themeShade="BF"/>
      <w:spacing w:val="5"/>
    </w:rPr>
  </w:style>
  <w:style w:type="character" w:styleId="Platzhaltertext">
    <w:name w:val="Placeholder Text"/>
    <w:basedOn w:val="Absatz-Standardschriftart"/>
    <w:uiPriority w:val="99"/>
    <w:semiHidden/>
    <w:rsid w:val="00A80BB1"/>
    <w:rPr>
      <w:color w:val="808080"/>
    </w:rPr>
  </w:style>
  <w:style w:type="paragraph" w:styleId="Kopfzeile">
    <w:name w:val="header"/>
    <w:basedOn w:val="Standard"/>
    <w:link w:val="KopfzeileZchn"/>
    <w:uiPriority w:val="99"/>
    <w:unhideWhenUsed/>
    <w:rsid w:val="00AE595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E595C"/>
  </w:style>
  <w:style w:type="paragraph" w:styleId="Fuzeile">
    <w:name w:val="footer"/>
    <w:basedOn w:val="Standard"/>
    <w:link w:val="FuzeileZchn"/>
    <w:uiPriority w:val="99"/>
    <w:unhideWhenUsed/>
    <w:rsid w:val="00AE595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E595C"/>
  </w:style>
  <w:style w:type="character" w:styleId="Kommentarzeichen">
    <w:name w:val="annotation reference"/>
    <w:basedOn w:val="Absatz-Standardschriftart"/>
    <w:uiPriority w:val="99"/>
    <w:semiHidden/>
    <w:unhideWhenUsed/>
    <w:rsid w:val="00072400"/>
    <w:rPr>
      <w:sz w:val="16"/>
      <w:szCs w:val="16"/>
    </w:rPr>
  </w:style>
  <w:style w:type="paragraph" w:styleId="Kommentartext">
    <w:name w:val="annotation text"/>
    <w:basedOn w:val="Standard"/>
    <w:link w:val="KommentartextZchn"/>
    <w:uiPriority w:val="99"/>
    <w:unhideWhenUsed/>
    <w:rsid w:val="00072400"/>
    <w:pPr>
      <w:spacing w:line="240" w:lineRule="auto"/>
    </w:pPr>
    <w:rPr>
      <w:sz w:val="20"/>
      <w:szCs w:val="20"/>
    </w:rPr>
  </w:style>
  <w:style w:type="character" w:customStyle="1" w:styleId="KommentartextZchn">
    <w:name w:val="Kommentartext Zchn"/>
    <w:basedOn w:val="Absatz-Standardschriftart"/>
    <w:link w:val="Kommentartext"/>
    <w:uiPriority w:val="99"/>
    <w:rsid w:val="00072400"/>
    <w:rPr>
      <w:sz w:val="20"/>
      <w:szCs w:val="20"/>
    </w:rPr>
  </w:style>
  <w:style w:type="paragraph" w:styleId="Kommentarthema">
    <w:name w:val="annotation subject"/>
    <w:basedOn w:val="Kommentartext"/>
    <w:next w:val="Kommentartext"/>
    <w:link w:val="KommentarthemaZchn"/>
    <w:uiPriority w:val="99"/>
    <w:semiHidden/>
    <w:unhideWhenUsed/>
    <w:rsid w:val="00072400"/>
    <w:rPr>
      <w:b/>
      <w:bCs/>
    </w:rPr>
  </w:style>
  <w:style w:type="character" w:customStyle="1" w:styleId="KommentarthemaZchn">
    <w:name w:val="Kommentarthema Zchn"/>
    <w:basedOn w:val="KommentartextZchn"/>
    <w:link w:val="Kommentarthema"/>
    <w:uiPriority w:val="99"/>
    <w:semiHidden/>
    <w:rsid w:val="00072400"/>
    <w:rPr>
      <w:b/>
      <w:bCs/>
      <w:sz w:val="20"/>
      <w:szCs w:val="20"/>
    </w:rPr>
  </w:style>
  <w:style w:type="paragraph" w:styleId="StandardWeb">
    <w:name w:val="Normal (Web)"/>
    <w:basedOn w:val="Standard"/>
    <w:uiPriority w:val="99"/>
    <w:unhideWhenUsed/>
    <w:rsid w:val="00AB46C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erarbeitung">
    <w:name w:val="Revision"/>
    <w:hidden/>
    <w:uiPriority w:val="99"/>
    <w:semiHidden/>
    <w:rsid w:val="003512B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45546">
      <w:bodyDiv w:val="1"/>
      <w:marLeft w:val="0"/>
      <w:marRight w:val="0"/>
      <w:marTop w:val="0"/>
      <w:marBottom w:val="0"/>
      <w:divBdr>
        <w:top w:val="none" w:sz="0" w:space="0" w:color="auto"/>
        <w:left w:val="none" w:sz="0" w:space="0" w:color="auto"/>
        <w:bottom w:val="none" w:sz="0" w:space="0" w:color="auto"/>
        <w:right w:val="none" w:sz="0" w:space="0" w:color="auto"/>
      </w:divBdr>
    </w:div>
    <w:div w:id="401679084">
      <w:bodyDiv w:val="1"/>
      <w:marLeft w:val="0"/>
      <w:marRight w:val="0"/>
      <w:marTop w:val="0"/>
      <w:marBottom w:val="0"/>
      <w:divBdr>
        <w:top w:val="none" w:sz="0" w:space="0" w:color="auto"/>
        <w:left w:val="none" w:sz="0" w:space="0" w:color="auto"/>
        <w:bottom w:val="none" w:sz="0" w:space="0" w:color="auto"/>
        <w:right w:val="none" w:sz="0" w:space="0" w:color="auto"/>
      </w:divBdr>
    </w:div>
    <w:div w:id="892273912">
      <w:bodyDiv w:val="1"/>
      <w:marLeft w:val="0"/>
      <w:marRight w:val="0"/>
      <w:marTop w:val="0"/>
      <w:marBottom w:val="0"/>
      <w:divBdr>
        <w:top w:val="none" w:sz="0" w:space="0" w:color="auto"/>
        <w:left w:val="none" w:sz="0" w:space="0" w:color="auto"/>
        <w:bottom w:val="none" w:sz="0" w:space="0" w:color="auto"/>
        <w:right w:val="none" w:sz="0" w:space="0" w:color="auto"/>
      </w:divBdr>
    </w:div>
    <w:div w:id="1008944036">
      <w:bodyDiv w:val="1"/>
      <w:marLeft w:val="0"/>
      <w:marRight w:val="0"/>
      <w:marTop w:val="0"/>
      <w:marBottom w:val="0"/>
      <w:divBdr>
        <w:top w:val="none" w:sz="0" w:space="0" w:color="auto"/>
        <w:left w:val="none" w:sz="0" w:space="0" w:color="auto"/>
        <w:bottom w:val="none" w:sz="0" w:space="0" w:color="auto"/>
        <w:right w:val="none" w:sz="0" w:space="0" w:color="auto"/>
      </w:divBdr>
    </w:div>
    <w:div w:id="1145470387">
      <w:bodyDiv w:val="1"/>
      <w:marLeft w:val="0"/>
      <w:marRight w:val="0"/>
      <w:marTop w:val="0"/>
      <w:marBottom w:val="0"/>
      <w:divBdr>
        <w:top w:val="none" w:sz="0" w:space="0" w:color="auto"/>
        <w:left w:val="none" w:sz="0" w:space="0" w:color="auto"/>
        <w:bottom w:val="none" w:sz="0" w:space="0" w:color="auto"/>
        <w:right w:val="none" w:sz="0" w:space="0" w:color="auto"/>
      </w:divBdr>
    </w:div>
    <w:div w:id="1238251306">
      <w:bodyDiv w:val="1"/>
      <w:marLeft w:val="0"/>
      <w:marRight w:val="0"/>
      <w:marTop w:val="0"/>
      <w:marBottom w:val="0"/>
      <w:divBdr>
        <w:top w:val="none" w:sz="0" w:space="0" w:color="auto"/>
        <w:left w:val="none" w:sz="0" w:space="0" w:color="auto"/>
        <w:bottom w:val="none" w:sz="0" w:space="0" w:color="auto"/>
        <w:right w:val="none" w:sz="0" w:space="0" w:color="auto"/>
      </w:divBdr>
    </w:div>
    <w:div w:id="1275014697">
      <w:bodyDiv w:val="1"/>
      <w:marLeft w:val="0"/>
      <w:marRight w:val="0"/>
      <w:marTop w:val="0"/>
      <w:marBottom w:val="0"/>
      <w:divBdr>
        <w:top w:val="none" w:sz="0" w:space="0" w:color="auto"/>
        <w:left w:val="none" w:sz="0" w:space="0" w:color="auto"/>
        <w:bottom w:val="none" w:sz="0" w:space="0" w:color="auto"/>
        <w:right w:val="none" w:sz="0" w:space="0" w:color="auto"/>
      </w:divBdr>
    </w:div>
    <w:div w:id="1537355466">
      <w:bodyDiv w:val="1"/>
      <w:marLeft w:val="0"/>
      <w:marRight w:val="0"/>
      <w:marTop w:val="0"/>
      <w:marBottom w:val="0"/>
      <w:divBdr>
        <w:top w:val="none" w:sz="0" w:space="0" w:color="auto"/>
        <w:left w:val="none" w:sz="0" w:space="0" w:color="auto"/>
        <w:bottom w:val="none" w:sz="0" w:space="0" w:color="auto"/>
        <w:right w:val="none" w:sz="0" w:space="0" w:color="auto"/>
      </w:divBdr>
    </w:div>
    <w:div w:id="1780641385">
      <w:bodyDiv w:val="1"/>
      <w:marLeft w:val="0"/>
      <w:marRight w:val="0"/>
      <w:marTop w:val="0"/>
      <w:marBottom w:val="0"/>
      <w:divBdr>
        <w:top w:val="none" w:sz="0" w:space="0" w:color="auto"/>
        <w:left w:val="none" w:sz="0" w:space="0" w:color="auto"/>
        <w:bottom w:val="none" w:sz="0" w:space="0" w:color="auto"/>
        <w:right w:val="none" w:sz="0" w:space="0" w:color="auto"/>
      </w:divBdr>
    </w:div>
    <w:div w:id="1876772812">
      <w:bodyDiv w:val="1"/>
      <w:marLeft w:val="0"/>
      <w:marRight w:val="0"/>
      <w:marTop w:val="0"/>
      <w:marBottom w:val="0"/>
      <w:divBdr>
        <w:top w:val="none" w:sz="0" w:space="0" w:color="auto"/>
        <w:left w:val="none" w:sz="0" w:space="0" w:color="auto"/>
        <w:bottom w:val="none" w:sz="0" w:space="0" w:color="auto"/>
        <w:right w:val="none" w:sz="0" w:space="0" w:color="auto"/>
      </w:divBdr>
    </w:div>
    <w:div w:id="2109738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3193</Words>
  <Characters>20121</Characters>
  <Application>Microsoft Office Word</Application>
  <DocSecurity>0</DocSecurity>
  <Lines>167</Lines>
  <Paragraphs>46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Duffy</dc:creator>
  <cp:keywords/>
  <dc:description/>
  <cp:lastModifiedBy>TU-Pseudonym 6010135817008126</cp:lastModifiedBy>
  <cp:revision>5</cp:revision>
  <cp:lastPrinted>2025-10-30T05:59:00Z</cp:lastPrinted>
  <dcterms:created xsi:type="dcterms:W3CDTF">2025-11-14T06:51:00Z</dcterms:created>
  <dcterms:modified xsi:type="dcterms:W3CDTF">2025-11-17T09:10:00Z</dcterms:modified>
</cp:coreProperties>
</file>