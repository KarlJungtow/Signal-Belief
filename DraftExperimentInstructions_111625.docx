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0A826" w14:textId="3126F4C3" w:rsidR="00A1197A" w:rsidRPr="003512BA" w:rsidRDefault="00D46241" w:rsidP="003512BA">
      <w:pPr>
        <w:spacing w:before="100" w:beforeAutospacing="1" w:after="120" w:line="240" w:lineRule="auto"/>
        <w:jc w:val="center"/>
        <w:rPr>
          <w:rFonts w:ascii="Times New Roman" w:eastAsia="Times New Roman" w:hAnsi="Times New Roman" w:cs="Times New Roman"/>
          <w:b/>
          <w:bCs/>
          <w:kern w:val="0"/>
          <w:sz w:val="28"/>
          <w:szCs w:val="28"/>
          <w14:ligatures w14:val="none"/>
        </w:rPr>
      </w:pPr>
      <w:r w:rsidRPr="003512BA">
        <w:rPr>
          <w:rFonts w:ascii="Times New Roman" w:eastAsia="Times New Roman" w:hAnsi="Times New Roman" w:cs="Times New Roman"/>
          <w:b/>
          <w:bCs/>
          <w:kern w:val="0"/>
          <w:sz w:val="28"/>
          <w:szCs w:val="28"/>
          <w14:ligatures w14:val="none"/>
        </w:rPr>
        <w:t>Consent</w:t>
      </w:r>
    </w:p>
    <w:p w14:paraId="02D87838" w14:textId="77807D58" w:rsidR="007F027F" w:rsidRDefault="00D46241" w:rsidP="00E01505">
      <w:pPr>
        <w:spacing w:line="240" w:lineRule="auto"/>
        <w:jc w:val="both"/>
        <w:rPr>
          <w:rFonts w:ascii="Times New Roman" w:eastAsia="Times New Roman" w:hAnsi="Times New Roman" w:cs="Times New Roman"/>
          <w:color w:val="000000"/>
          <w:kern w:val="0"/>
          <w14:ligatures w14:val="none"/>
        </w:rPr>
      </w:pPr>
      <w:r w:rsidRPr="003512BA">
        <w:rPr>
          <w:rFonts w:ascii="Times New Roman" w:eastAsia="Times New Roman" w:hAnsi="Times New Roman" w:cs="Times New Roman"/>
          <w:color w:val="000000"/>
          <w:kern w:val="0"/>
          <w14:ligatures w14:val="none"/>
        </w:rPr>
        <w:t xml:space="preserve">Welcome to this study in economic decision-making. </w:t>
      </w:r>
    </w:p>
    <w:p w14:paraId="175592F4" w14:textId="7C0DDCB3" w:rsidR="003512BA" w:rsidRDefault="003512BA" w:rsidP="00E01505">
      <w:pPr>
        <w:spacing w:line="240" w:lineRule="auto"/>
        <w:jc w:val="both"/>
        <w:rPr>
          <w:rFonts w:ascii="Times New Roman" w:eastAsia="Times New Roman" w:hAnsi="Times New Roman" w:cs="Times New Roman"/>
          <w:color w:val="000000"/>
          <w:kern w:val="0"/>
          <w14:ligatures w14:val="none"/>
        </w:rPr>
      </w:pPr>
      <w:r w:rsidRPr="003512BA">
        <w:rPr>
          <w:rFonts w:ascii="Times New Roman" w:eastAsia="Times New Roman" w:hAnsi="Times New Roman" w:cs="Times New Roman"/>
          <w:color w:val="000000"/>
          <w:kern w:val="0"/>
          <w14:ligatures w14:val="none"/>
        </w:rPr>
        <w:t>You will receive a fixed 7 euros show-up fee, and you may earn additional payments depending on your performance</w:t>
      </w:r>
      <w:r>
        <w:rPr>
          <w:rFonts w:ascii="Times New Roman" w:eastAsia="Times New Roman" w:hAnsi="Times New Roman" w:cs="Times New Roman"/>
          <w:color w:val="000000"/>
          <w:kern w:val="0"/>
          <w14:ligatures w14:val="none"/>
        </w:rPr>
        <w:t xml:space="preserve"> in the tasks</w:t>
      </w:r>
      <w:r w:rsidRPr="003512BA">
        <w:rPr>
          <w:rFonts w:ascii="Times New Roman" w:eastAsia="Times New Roman" w:hAnsi="Times New Roman" w:cs="Times New Roman"/>
          <w:color w:val="000000"/>
          <w:kern w:val="0"/>
          <w14:ligatures w14:val="none"/>
        </w:rPr>
        <w:t>. This is an individual decision-making study, so other people’s decisions do not influence your payoff.</w:t>
      </w:r>
    </w:p>
    <w:p w14:paraId="07BD9DE2" w14:textId="14353A20" w:rsidR="003512BA" w:rsidRPr="007F027F" w:rsidRDefault="007F027F" w:rsidP="003512BA">
      <w:pPr>
        <w:spacing w:line="240" w:lineRule="auto"/>
        <w:jc w:val="both"/>
        <w:rPr>
          <w:rFonts w:ascii="Times New Roman" w:eastAsia="Times New Roman" w:hAnsi="Times New Roman" w:cs="Times New Roman"/>
          <w:kern w:val="0"/>
          <w14:ligatures w14:val="none"/>
        </w:rPr>
      </w:pPr>
      <w:r w:rsidRPr="007F027F">
        <w:rPr>
          <w:rFonts w:ascii="Times New Roman" w:eastAsia="Times New Roman" w:hAnsi="Times New Roman" w:cs="Times New Roman"/>
          <w:kern w:val="0"/>
          <w14:ligatures w14:val="none"/>
        </w:rPr>
        <w:t>Participation</w:t>
      </w:r>
      <w:r w:rsidR="003512BA">
        <w:rPr>
          <w:rFonts w:ascii="Times New Roman" w:eastAsia="Times New Roman" w:hAnsi="Times New Roman" w:cs="Times New Roman"/>
          <w:kern w:val="0"/>
          <w14:ligatures w14:val="none"/>
        </w:rPr>
        <w:t xml:space="preserve"> to this study</w:t>
      </w:r>
      <w:r w:rsidRPr="007F027F">
        <w:rPr>
          <w:rFonts w:ascii="Times New Roman" w:eastAsia="Times New Roman" w:hAnsi="Times New Roman" w:cs="Times New Roman"/>
          <w:kern w:val="0"/>
          <w14:ligatures w14:val="none"/>
        </w:rPr>
        <w:t xml:space="preserve"> is voluntary, and you may leave at any time. To ensure a fair and quiet session, please refrain from talking to other participants. </w:t>
      </w:r>
      <w:r w:rsidRPr="003512BA">
        <w:rPr>
          <w:rFonts w:ascii="Times New Roman" w:eastAsia="Times New Roman" w:hAnsi="Times New Roman" w:cs="Times New Roman"/>
          <w:b/>
          <w:bCs/>
          <w:kern w:val="0"/>
          <w14:ligatures w14:val="none"/>
        </w:rPr>
        <w:t>Using mobile phones or other devices during the experiment is prohibited</w:t>
      </w:r>
      <w:r w:rsidRPr="007F027F">
        <w:rPr>
          <w:rFonts w:ascii="Times New Roman" w:eastAsia="Times New Roman" w:hAnsi="Times New Roman" w:cs="Times New Roman"/>
          <w:kern w:val="0"/>
          <w14:ligatures w14:val="none"/>
        </w:rPr>
        <w:t xml:space="preserve">. The session will last about </w:t>
      </w:r>
      <w:r w:rsidR="00771A18">
        <w:rPr>
          <w:rFonts w:ascii="Times New Roman" w:eastAsia="Times New Roman" w:hAnsi="Times New Roman" w:cs="Times New Roman"/>
          <w:kern w:val="0"/>
          <w14:ligatures w14:val="none"/>
        </w:rPr>
        <w:t>9</w:t>
      </w:r>
      <w:r w:rsidR="003512BA">
        <w:rPr>
          <w:rFonts w:ascii="Times New Roman" w:eastAsia="Times New Roman" w:hAnsi="Times New Roman" w:cs="Times New Roman"/>
          <w:kern w:val="0"/>
          <w14:ligatures w14:val="none"/>
        </w:rPr>
        <w:t>0</w:t>
      </w:r>
      <w:r w:rsidRPr="007F027F">
        <w:rPr>
          <w:rFonts w:ascii="Times New Roman" w:eastAsia="Times New Roman" w:hAnsi="Times New Roman" w:cs="Times New Roman"/>
          <w:kern w:val="0"/>
          <w14:ligatures w14:val="none"/>
        </w:rPr>
        <w:t xml:space="preserve"> minutes.</w:t>
      </w:r>
    </w:p>
    <w:p w14:paraId="10FA0B91" w14:textId="5903A960" w:rsidR="003512BA" w:rsidRPr="003512BA" w:rsidRDefault="00D46241" w:rsidP="003512BA">
      <w:pPr>
        <w:spacing w:before="100" w:beforeAutospacing="1" w:after="120" w:line="240" w:lineRule="auto"/>
        <w:jc w:val="both"/>
        <w:rPr>
          <w:rFonts w:ascii="Times New Roman" w:eastAsia="Times New Roman" w:hAnsi="Times New Roman" w:cs="Times New Roman"/>
          <w:color w:val="000000"/>
          <w:kern w:val="0"/>
          <w14:ligatures w14:val="none"/>
        </w:rPr>
      </w:pPr>
      <w:r w:rsidRPr="003512BA">
        <w:rPr>
          <w:rFonts w:ascii="Times New Roman" w:eastAsia="Times New Roman" w:hAnsi="Times New Roman" w:cs="Times New Roman"/>
          <w:color w:val="000000"/>
          <w:kern w:val="0"/>
          <w14:ligatures w14:val="none"/>
        </w:rPr>
        <w:t>By clicking “Start”, you confirm that you have read this information and consent to participate in the study.</w:t>
      </w:r>
    </w:p>
    <w:p w14:paraId="4711A9E5" w14:textId="22F48378" w:rsidR="00D46241" w:rsidRPr="003512BA" w:rsidRDefault="00A1197A" w:rsidP="00527DB5">
      <w:pPr>
        <w:spacing w:before="100" w:beforeAutospacing="1" w:after="120" w:line="240" w:lineRule="auto"/>
        <w:jc w:val="center"/>
        <w:rPr>
          <w:rFonts w:ascii="Times New Roman" w:eastAsia="Times New Roman" w:hAnsi="Times New Roman" w:cs="Times New Roman"/>
          <w:b/>
          <w:bCs/>
          <w:kern w:val="0"/>
          <w:sz w:val="28"/>
          <w:szCs w:val="28"/>
          <w14:ligatures w14:val="none"/>
        </w:rPr>
      </w:pPr>
      <w:r w:rsidRPr="003512BA">
        <w:rPr>
          <w:rFonts w:ascii="Times New Roman" w:eastAsia="Times New Roman" w:hAnsi="Times New Roman" w:cs="Times New Roman"/>
          <w:b/>
          <w:bCs/>
          <w:kern w:val="0"/>
          <w:sz w:val="28"/>
          <w:szCs w:val="28"/>
          <w14:ligatures w14:val="none"/>
        </w:rPr>
        <w:t>Instructions</w:t>
      </w:r>
    </w:p>
    <w:p w14:paraId="1EF06382" w14:textId="7B815A56" w:rsidR="0084057B" w:rsidRDefault="004E1771"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study is composed of three parts. </w:t>
      </w:r>
      <w:r w:rsidR="00A01512">
        <w:rPr>
          <w:rFonts w:ascii="Times New Roman" w:eastAsia="Times New Roman" w:hAnsi="Times New Roman" w:cs="Times New Roman"/>
          <w:kern w:val="0"/>
          <w14:ligatures w14:val="none"/>
        </w:rPr>
        <w:t>In each part you participate in 12 rounds of decision-making.</w:t>
      </w:r>
      <w:r w:rsidR="00527DB5">
        <w:rPr>
          <w:rFonts w:ascii="Times New Roman" w:eastAsia="Times New Roman" w:hAnsi="Times New Roman" w:cs="Times New Roman"/>
          <w:kern w:val="0"/>
          <w14:ligatures w14:val="none"/>
        </w:rPr>
        <w:t xml:space="preserve"> </w:t>
      </w:r>
      <w:r w:rsidR="0084057B">
        <w:rPr>
          <w:rFonts w:ascii="Times New Roman" w:eastAsia="Times New Roman" w:hAnsi="Times New Roman" w:cs="Times New Roman"/>
          <w:kern w:val="0"/>
          <w14:ligatures w14:val="none"/>
        </w:rPr>
        <w:t xml:space="preserve">In each round, you will be asked </w:t>
      </w:r>
      <w:r w:rsidR="007F027F">
        <w:rPr>
          <w:rFonts w:ascii="Times New Roman" w:eastAsia="Times New Roman" w:hAnsi="Times New Roman" w:cs="Times New Roman"/>
          <w:kern w:val="0"/>
          <w14:ligatures w14:val="none"/>
        </w:rPr>
        <w:t>to make two choices. We refer to these as “</w:t>
      </w:r>
      <w:r w:rsidR="007F027F" w:rsidRPr="00686CB2">
        <w:rPr>
          <w:rFonts w:ascii="Times New Roman" w:eastAsia="Times New Roman" w:hAnsi="Times New Roman" w:cs="Times New Roman"/>
          <w:b/>
          <w:bCs/>
          <w:kern w:val="0"/>
          <w14:ligatures w14:val="none"/>
        </w:rPr>
        <w:t>Consumption choice</w:t>
      </w:r>
      <w:r w:rsidR="007F027F">
        <w:rPr>
          <w:rFonts w:ascii="Times New Roman" w:eastAsia="Times New Roman" w:hAnsi="Times New Roman" w:cs="Times New Roman"/>
          <w:kern w:val="0"/>
          <w14:ligatures w14:val="none"/>
        </w:rPr>
        <w:t>” and “</w:t>
      </w:r>
      <w:r w:rsidR="007F027F" w:rsidRPr="00686CB2">
        <w:rPr>
          <w:rFonts w:ascii="Times New Roman" w:eastAsia="Times New Roman" w:hAnsi="Times New Roman" w:cs="Times New Roman"/>
          <w:b/>
          <w:bCs/>
          <w:kern w:val="0"/>
          <w14:ligatures w14:val="none"/>
        </w:rPr>
        <w:t xml:space="preserve">Price </w:t>
      </w:r>
      <w:r w:rsidR="00B82F47">
        <w:rPr>
          <w:rFonts w:ascii="Times New Roman" w:eastAsia="Times New Roman" w:hAnsi="Times New Roman" w:cs="Times New Roman"/>
          <w:b/>
          <w:bCs/>
          <w:kern w:val="0"/>
          <w14:ligatures w14:val="none"/>
        </w:rPr>
        <w:t>belief</w:t>
      </w:r>
      <w:r w:rsidR="007F027F">
        <w:rPr>
          <w:rFonts w:ascii="Times New Roman" w:eastAsia="Times New Roman" w:hAnsi="Times New Roman" w:cs="Times New Roman"/>
          <w:kern w:val="0"/>
          <w14:ligatures w14:val="none"/>
        </w:rPr>
        <w:t>”. Either of these choices can be relevant to your final payoff. Th</w:t>
      </w:r>
      <w:r w:rsidR="00771A18">
        <w:rPr>
          <w:rFonts w:ascii="Times New Roman" w:eastAsia="Times New Roman" w:hAnsi="Times New Roman" w:cs="Times New Roman"/>
          <w:kern w:val="0"/>
          <w14:ligatures w14:val="none"/>
        </w:rPr>
        <w:t>e th</w:t>
      </w:r>
      <w:r w:rsidR="007F027F">
        <w:rPr>
          <w:rFonts w:ascii="Times New Roman" w:eastAsia="Times New Roman" w:hAnsi="Times New Roman" w:cs="Times New Roman"/>
          <w:kern w:val="0"/>
          <w14:ligatures w14:val="none"/>
        </w:rPr>
        <w:t>ree parts differ by the timing when you make these choices.</w:t>
      </w:r>
      <w:r w:rsidR="000C30B7">
        <w:rPr>
          <w:rFonts w:ascii="Times New Roman" w:eastAsia="Times New Roman" w:hAnsi="Times New Roman" w:cs="Times New Roman"/>
          <w:kern w:val="0"/>
          <w14:ligatures w14:val="none"/>
        </w:rPr>
        <w:t xml:space="preserve"> The specific instruction for each part will be given to you at the beginning of each part.</w:t>
      </w:r>
    </w:p>
    <w:p w14:paraId="2BA74D49" w14:textId="77777777" w:rsidR="002C6654" w:rsidRPr="007F027F" w:rsidRDefault="002C6654" w:rsidP="00527DB5">
      <w:pPr>
        <w:spacing w:before="100" w:beforeAutospacing="1" w:after="120" w:line="240" w:lineRule="auto"/>
        <w:jc w:val="both"/>
        <w:rPr>
          <w:rFonts w:ascii="Times New Roman" w:eastAsia="Times New Roman" w:hAnsi="Times New Roman" w:cs="Times New Roman"/>
          <w:kern w:val="0"/>
          <w14:ligatures w14:val="none"/>
        </w:rPr>
      </w:pPr>
    </w:p>
    <w:p w14:paraId="0791D0C9" w14:textId="2C08F4EC" w:rsidR="0084057B" w:rsidRPr="002C6654" w:rsidRDefault="006669B2" w:rsidP="002C6654">
      <w:pPr>
        <w:rPr>
          <w:sz w:val="26"/>
          <w:szCs w:val="28"/>
        </w:rPr>
      </w:pPr>
      <w:r w:rsidRPr="002C6654">
        <w:rPr>
          <w:rFonts w:ascii="Times New Roman" w:hAnsi="Times New Roman" w:cs="Times New Roman"/>
          <w:b/>
          <w:bCs/>
          <w:sz w:val="26"/>
          <w:szCs w:val="28"/>
        </w:rPr>
        <w:t>Consumption choice</w:t>
      </w:r>
      <w:r w:rsidR="007C5B98" w:rsidRPr="002C6654">
        <w:rPr>
          <w:rFonts w:ascii="Times New Roman" w:hAnsi="Times New Roman" w:cs="Times New Roman"/>
          <w:b/>
          <w:bCs/>
          <w:sz w:val="26"/>
          <w:szCs w:val="28"/>
        </w:rPr>
        <w:t>:</w:t>
      </w:r>
    </w:p>
    <w:p w14:paraId="520C6B22" w14:textId="1A79A5D3" w:rsidR="007C5B98" w:rsidRDefault="00527DB5" w:rsidP="00527DB5">
      <w:pPr>
        <w:spacing w:before="100" w:beforeAutospacing="1" w:after="120" w:line="240" w:lineRule="auto"/>
        <w:jc w:val="both"/>
        <w:rPr>
          <w:rFonts w:ascii="Times New Roman" w:eastAsia="Times New Roman" w:hAnsi="Times New Roman" w:cs="Times New Roman"/>
          <w:kern w:val="0"/>
          <w14:ligatures w14:val="none"/>
        </w:rPr>
      </w:pPr>
      <w:r w:rsidRPr="00305480">
        <w:rPr>
          <w:rFonts w:ascii="Times New Roman" w:eastAsia="Times New Roman" w:hAnsi="Times New Roman" w:cs="Times New Roman"/>
          <w:kern w:val="0"/>
          <w14:ligatures w14:val="none"/>
        </w:rPr>
        <w:t xml:space="preserve">Each round represents </w:t>
      </w:r>
      <w:r w:rsidRPr="00305480">
        <w:rPr>
          <w:rFonts w:ascii="Times New Roman" w:eastAsia="Times New Roman" w:hAnsi="Times New Roman" w:cs="Times New Roman"/>
          <w:b/>
          <w:bCs/>
          <w:kern w:val="0"/>
          <w14:ligatures w14:val="none"/>
        </w:rPr>
        <w:t>two time periods</w:t>
      </w:r>
      <w:r w:rsidRPr="0030548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called </w:t>
      </w:r>
      <w:r w:rsidRPr="00A01512">
        <w:rPr>
          <w:rFonts w:ascii="Times New Roman" w:eastAsia="Times New Roman" w:hAnsi="Times New Roman" w:cs="Times New Roman"/>
          <w:i/>
          <w:iCs/>
          <w:kern w:val="0"/>
          <w14:ligatures w14:val="none"/>
        </w:rPr>
        <w:t>Period 1</w:t>
      </w:r>
      <w:r>
        <w:rPr>
          <w:rFonts w:ascii="Times New Roman" w:eastAsia="Times New Roman" w:hAnsi="Times New Roman" w:cs="Times New Roman"/>
          <w:kern w:val="0"/>
          <w14:ligatures w14:val="none"/>
        </w:rPr>
        <w:t xml:space="preserve"> and </w:t>
      </w:r>
      <w:r w:rsidRPr="00A01512">
        <w:rPr>
          <w:rFonts w:ascii="Times New Roman" w:eastAsia="Times New Roman" w:hAnsi="Times New Roman" w:cs="Times New Roman"/>
          <w:i/>
          <w:iCs/>
          <w:kern w:val="0"/>
          <w14:ligatures w14:val="none"/>
        </w:rPr>
        <w:t>Period 2</w:t>
      </w:r>
      <w:r>
        <w:rPr>
          <w:rFonts w:ascii="Times New Roman" w:eastAsia="Times New Roman" w:hAnsi="Times New Roman" w:cs="Times New Roman"/>
          <w:kern w:val="0"/>
          <w14:ligatures w14:val="none"/>
        </w:rPr>
        <w:t xml:space="preserve">. </w:t>
      </w:r>
      <w:r w:rsidR="00FA733A">
        <w:rPr>
          <w:rFonts w:ascii="Times New Roman" w:eastAsia="Times New Roman" w:hAnsi="Times New Roman" w:cs="Times New Roman"/>
          <w:kern w:val="0"/>
          <w14:ligatures w14:val="none"/>
        </w:rPr>
        <w:t>In each</w:t>
      </w:r>
      <w:r w:rsidR="007F027F">
        <w:rPr>
          <w:rFonts w:ascii="Times New Roman" w:eastAsia="Times New Roman" w:hAnsi="Times New Roman" w:cs="Times New Roman"/>
          <w:kern w:val="0"/>
          <w14:ligatures w14:val="none"/>
        </w:rPr>
        <w:t xml:space="preserve"> round</w:t>
      </w:r>
      <w:r w:rsidR="00A01512">
        <w:rPr>
          <w:rFonts w:ascii="Times New Roman" w:eastAsia="Times New Roman" w:hAnsi="Times New Roman" w:cs="Times New Roman"/>
          <w:kern w:val="0"/>
          <w14:ligatures w14:val="none"/>
        </w:rPr>
        <w:t xml:space="preserve">, you will receive </w:t>
      </w:r>
      <w:r w:rsidR="0081765A">
        <w:rPr>
          <w:rFonts w:ascii="Times New Roman" w:eastAsia="Times New Roman" w:hAnsi="Times New Roman" w:cs="Times New Roman"/>
          <w:kern w:val="0"/>
          <w14:ligatures w14:val="none"/>
        </w:rPr>
        <w:t xml:space="preserve">an </w:t>
      </w:r>
      <w:r w:rsidR="0081765A" w:rsidRPr="007C5B98">
        <w:rPr>
          <w:rFonts w:ascii="Times New Roman" w:eastAsia="Times New Roman" w:hAnsi="Times New Roman" w:cs="Times New Roman"/>
          <w:i/>
          <w:iCs/>
          <w:kern w:val="0"/>
          <w14:ligatures w14:val="none"/>
        </w:rPr>
        <w:t>endowment</w:t>
      </w:r>
      <w:r w:rsidR="0081765A">
        <w:rPr>
          <w:rFonts w:ascii="Times New Roman" w:eastAsia="Times New Roman" w:hAnsi="Times New Roman" w:cs="Times New Roman"/>
          <w:kern w:val="0"/>
          <w14:ligatures w14:val="none"/>
        </w:rPr>
        <w:t xml:space="preserve"> of virtual goods</w:t>
      </w:r>
      <w:r w:rsidR="007F027F">
        <w:rPr>
          <w:rFonts w:ascii="Times New Roman" w:eastAsia="Times New Roman" w:hAnsi="Times New Roman" w:cs="Times New Roman"/>
          <w:kern w:val="0"/>
          <w14:ligatures w14:val="none"/>
        </w:rPr>
        <w:t xml:space="preserve"> in both periods. W</w:t>
      </w:r>
      <w:r w:rsidR="007C5B98">
        <w:rPr>
          <w:rFonts w:ascii="Times New Roman" w:eastAsia="Times New Roman" w:hAnsi="Times New Roman" w:cs="Times New Roman"/>
          <w:kern w:val="0"/>
          <w14:ligatures w14:val="none"/>
        </w:rPr>
        <w:t xml:space="preserve">e denote the endowment in Period 1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and the endowment in Period 2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oMath>
      <w:r w:rsidR="007C5B98">
        <w:rPr>
          <w:rFonts w:ascii="Times New Roman" w:eastAsia="Times New Roman" w:hAnsi="Times New Roman" w:cs="Times New Roman"/>
          <w:kern w:val="0"/>
          <w14:ligatures w14:val="none"/>
        </w:rPr>
        <w:t>.</w:t>
      </w:r>
    </w:p>
    <w:p w14:paraId="577CD959" w14:textId="47DB3F9B" w:rsidR="007C5B98" w:rsidRDefault="007F027F"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w:t>
      </w:r>
      <w:r w:rsidR="007C5B98">
        <w:rPr>
          <w:rFonts w:ascii="Times New Roman" w:eastAsia="Times New Roman" w:hAnsi="Times New Roman" w:cs="Times New Roman"/>
          <w:kern w:val="0"/>
          <w14:ligatures w14:val="none"/>
        </w:rPr>
        <w:t xml:space="preserve"> endowments will be either  </w:t>
      </w:r>
    </w:p>
    <w:p w14:paraId="5938A65A" w14:textId="1D3D2DED" w:rsidR="007C5B98" w:rsidRDefault="0082672E" w:rsidP="00527DB5">
      <w:pPr>
        <w:pStyle w:val="Listenabsatz"/>
        <w:numPr>
          <w:ilvl w:val="0"/>
          <w:numId w:val="4"/>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=15</m:t>
        </m:r>
      </m:oMath>
      <w:r w:rsidR="007C5B98" w:rsidRPr="00A80BB1">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=5</m:t>
        </m:r>
      </m:oMath>
    </w:p>
    <w:p w14:paraId="6E423D22" w14:textId="0C4F5C9E" w:rsidR="007C5B98" w:rsidRPr="007C5B98" w:rsidRDefault="007C5B98"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Pr="007C5B98">
        <w:rPr>
          <w:rFonts w:ascii="Times New Roman" w:eastAsia="Times New Roman" w:hAnsi="Times New Roman" w:cs="Times New Roman"/>
          <w:kern w:val="0"/>
          <w14:ligatures w14:val="none"/>
        </w:rPr>
        <w:t>r</w:t>
      </w:r>
    </w:p>
    <w:p w14:paraId="67C3A3DA" w14:textId="5770D94C" w:rsidR="00A80BB1" w:rsidRDefault="0082672E" w:rsidP="00527DB5">
      <w:pPr>
        <w:pStyle w:val="Listenabsatz"/>
        <w:numPr>
          <w:ilvl w:val="0"/>
          <w:numId w:val="4"/>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=5</m:t>
        </m:r>
      </m:oMath>
      <w:r w:rsidR="00A80BB1">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=15</m:t>
        </m:r>
      </m:oMath>
    </w:p>
    <w:p w14:paraId="4C566C4A" w14:textId="2AD13B19" w:rsidR="00F06261" w:rsidRDefault="00F06261"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In 6 rounds, you will get the first </w:t>
      </w:r>
      <w:r w:rsidR="002355FD" w:rsidRPr="00D90F21">
        <w:rPr>
          <w:rFonts w:ascii="Times New Roman" w:eastAsia="Times New Roman" w:hAnsi="Times New Roman" w:cs="Times New Roman"/>
          <w:kern w:val="0"/>
          <w14:ligatures w14:val="none"/>
        </w:rPr>
        <w:t>endowment</w:t>
      </w:r>
      <w:r w:rsidRPr="00D90F21">
        <w:rPr>
          <w:rFonts w:ascii="Times New Roman" w:eastAsia="Times New Roman" w:hAnsi="Times New Roman" w:cs="Times New Roman"/>
          <w:kern w:val="0"/>
          <w14:ligatures w14:val="none"/>
        </w:rPr>
        <w:t xml:space="preserve"> profile, and in the other 6 rounds, you will get the second </w:t>
      </w:r>
      <w:r w:rsidR="002355FD" w:rsidRPr="00D90F21">
        <w:rPr>
          <w:rFonts w:ascii="Times New Roman" w:eastAsia="Times New Roman" w:hAnsi="Times New Roman" w:cs="Times New Roman"/>
          <w:kern w:val="0"/>
          <w14:ligatures w14:val="none"/>
        </w:rPr>
        <w:t>endowment</w:t>
      </w:r>
      <w:r w:rsidRPr="00D90F21">
        <w:rPr>
          <w:rFonts w:ascii="Times New Roman" w:eastAsia="Times New Roman" w:hAnsi="Times New Roman" w:cs="Times New Roman"/>
          <w:kern w:val="0"/>
          <w14:ligatures w14:val="none"/>
        </w:rPr>
        <w:t xml:space="preserve"> profile. However, the order in which these profiles appear is random.</w:t>
      </w:r>
      <w:r>
        <w:rPr>
          <w:rFonts w:ascii="Times New Roman" w:eastAsia="Times New Roman" w:hAnsi="Times New Roman" w:cs="Times New Roman"/>
          <w:kern w:val="0"/>
          <w14:ligatures w14:val="none"/>
        </w:rPr>
        <w:t xml:space="preserve"> </w:t>
      </w:r>
    </w:p>
    <w:p w14:paraId="2349A3E8" w14:textId="3A3C1C28" w:rsidR="00E01505" w:rsidRDefault="0081765A" w:rsidP="00527DB5">
      <w:pPr>
        <w:spacing w:before="100" w:beforeAutospacing="1" w:after="120" w:line="240" w:lineRule="auto"/>
        <w:jc w:val="both"/>
        <w:rPr>
          <w:rFonts w:ascii="Times New Roman" w:eastAsia="Times New Roman" w:hAnsi="Times New Roman" w:cs="Times New Roman"/>
          <w:kern w:val="0"/>
          <w14:ligatures w14:val="none"/>
        </w:rPr>
      </w:pPr>
      <w:r w:rsidRPr="00686CB2">
        <w:rPr>
          <w:rFonts w:ascii="Times New Roman" w:eastAsia="Times New Roman" w:hAnsi="Times New Roman" w:cs="Times New Roman"/>
          <w:b/>
          <w:bCs/>
          <w:kern w:val="0"/>
          <w14:ligatures w14:val="none"/>
        </w:rPr>
        <w:t xml:space="preserve">Your </w:t>
      </w:r>
      <w:r w:rsidR="00527DB5" w:rsidRPr="00686CB2">
        <w:rPr>
          <w:rFonts w:ascii="Times New Roman" w:eastAsia="Times New Roman" w:hAnsi="Times New Roman" w:cs="Times New Roman"/>
          <w:b/>
          <w:bCs/>
          <w:kern w:val="0"/>
          <w14:ligatures w14:val="none"/>
        </w:rPr>
        <w:t>task is to</w:t>
      </w:r>
      <w:r w:rsidR="00527DB5">
        <w:rPr>
          <w:rFonts w:ascii="Times New Roman" w:eastAsia="Times New Roman" w:hAnsi="Times New Roman" w:cs="Times New Roman"/>
          <w:kern w:val="0"/>
          <w14:ligatures w14:val="none"/>
        </w:rPr>
        <w:t xml:space="preserve"> </w:t>
      </w:r>
      <w:r w:rsidR="00527DB5" w:rsidRPr="00686CB2">
        <w:rPr>
          <w:rFonts w:ascii="Times New Roman" w:eastAsia="Times New Roman" w:hAnsi="Times New Roman" w:cs="Times New Roman"/>
          <w:b/>
          <w:bCs/>
          <w:kern w:val="0"/>
          <w14:ligatures w14:val="none"/>
        </w:rPr>
        <w:t>choose</w:t>
      </w:r>
      <w:r w:rsidRPr="00686CB2">
        <w:rPr>
          <w:rFonts w:ascii="Times New Roman" w:eastAsia="Times New Roman" w:hAnsi="Times New Roman" w:cs="Times New Roman"/>
          <w:b/>
          <w:bCs/>
          <w:kern w:val="0"/>
          <w14:ligatures w14:val="none"/>
        </w:rPr>
        <w:t xml:space="preserve"> how much to </w:t>
      </w:r>
      <w:r w:rsidRPr="00686CB2">
        <w:rPr>
          <w:rFonts w:ascii="Times New Roman" w:eastAsia="Times New Roman" w:hAnsi="Times New Roman" w:cs="Times New Roman"/>
          <w:b/>
          <w:bCs/>
          <w:i/>
          <w:iCs/>
          <w:kern w:val="0"/>
          <w14:ligatures w14:val="none"/>
        </w:rPr>
        <w:t>consume</w:t>
      </w:r>
      <w:r w:rsidRPr="00686CB2">
        <w:rPr>
          <w:rFonts w:ascii="Times New Roman" w:eastAsia="Times New Roman" w:hAnsi="Times New Roman" w:cs="Times New Roman"/>
          <w:b/>
          <w:bCs/>
          <w:kern w:val="0"/>
          <w14:ligatures w14:val="none"/>
        </w:rPr>
        <w:t xml:space="preserve"> </w:t>
      </w:r>
      <w:r w:rsidR="007C5B98" w:rsidRPr="00686CB2">
        <w:rPr>
          <w:rFonts w:ascii="Times New Roman" w:eastAsia="Times New Roman" w:hAnsi="Times New Roman" w:cs="Times New Roman"/>
          <w:b/>
          <w:bCs/>
          <w:kern w:val="0"/>
          <w14:ligatures w14:val="none"/>
        </w:rPr>
        <w:t>in Period 1</w:t>
      </w:r>
      <w:r w:rsidR="007C5B98">
        <w:rPr>
          <w:rFonts w:ascii="Times New Roman" w:eastAsia="Times New Roman" w:hAnsi="Times New Roman" w:cs="Times New Roman"/>
          <w:kern w:val="0"/>
          <w14:ligatures w14:val="none"/>
        </w:rPr>
        <w:t xml:space="preserve">. We denote this consumption choice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w:t>
      </w:r>
      <w:r w:rsidR="00E01505">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Based on your </w:t>
      </w:r>
      <w:r w:rsidR="00BD41B6">
        <w:rPr>
          <w:rFonts w:ascii="Times New Roman" w:eastAsia="Times New Roman" w:hAnsi="Times New Roman" w:cs="Times New Roman"/>
          <w:kern w:val="0"/>
          <w14:ligatures w14:val="none"/>
        </w:rPr>
        <w:t>P</w:t>
      </w:r>
      <w:r w:rsidR="007C5B98">
        <w:rPr>
          <w:rFonts w:ascii="Times New Roman" w:eastAsia="Times New Roman" w:hAnsi="Times New Roman" w:cs="Times New Roman"/>
          <w:kern w:val="0"/>
          <w14:ligatures w14:val="none"/>
        </w:rPr>
        <w:t xml:space="preserve">eriod 1 consumption choice, your consumption in Period 2 </w:t>
      </w:r>
      <w:r w:rsidR="00BD41B6">
        <w:rPr>
          <w:rFonts w:ascii="Times New Roman" w:eastAsia="Times New Roman" w:hAnsi="Times New Roman" w:cs="Times New Roman"/>
          <w:kern w:val="0"/>
          <w14:ligatures w14:val="none"/>
        </w:rPr>
        <w:t xml:space="preserve">(denoted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w:r w:rsidR="00BD41B6">
        <w:rPr>
          <w:rFonts w:ascii="Times New Roman" w:eastAsia="Times New Roman" w:hAnsi="Times New Roman" w:cs="Times New Roman"/>
          <w:kern w:val="0"/>
          <w14:ligatures w14:val="none"/>
        </w:rPr>
        <w:t>)</w:t>
      </w:r>
      <w:r w:rsidR="007C5B98">
        <w:rPr>
          <w:rFonts w:ascii="Times New Roman" w:eastAsia="Times New Roman" w:hAnsi="Times New Roman" w:cs="Times New Roman"/>
          <w:kern w:val="0"/>
          <w14:ligatures w14:val="none"/>
        </w:rPr>
        <w:t xml:space="preserve"> is automatically determined. </w:t>
      </w:r>
      <w:r w:rsidR="00E01505">
        <w:rPr>
          <w:rFonts w:ascii="Times New Roman" w:eastAsia="Times New Roman" w:hAnsi="Times New Roman" w:cs="Times New Roman"/>
          <w:kern w:val="0"/>
          <w14:ligatures w14:val="none"/>
        </w:rPr>
        <w:t>The latter depends on the price</w:t>
      </w:r>
      <w:r w:rsidR="00BD41B6">
        <w:rPr>
          <w:rFonts w:ascii="Times New Roman" w:eastAsia="Times New Roman" w:hAnsi="Times New Roman" w:cs="Times New Roman"/>
          <w:kern w:val="0"/>
          <w14:ligatures w14:val="none"/>
        </w:rPr>
        <w:t xml:space="preserve"> in Period 2.</w:t>
      </w:r>
    </w:p>
    <w:p w14:paraId="230B55C9" w14:textId="32142201" w:rsidR="00FA733A" w:rsidRPr="00D90F21"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The </w:t>
      </w:r>
      <w:r w:rsidRPr="00D90F21">
        <w:rPr>
          <w:rFonts w:ascii="Times New Roman" w:eastAsia="Times New Roman" w:hAnsi="Times New Roman" w:cs="Times New Roman"/>
          <w:b/>
          <w:bCs/>
          <w:kern w:val="0"/>
          <w14:ligatures w14:val="none"/>
        </w:rPr>
        <w:t xml:space="preserve">price of consumption </w:t>
      </w:r>
      <w:r w:rsidR="00714A79" w:rsidRPr="00D90F21">
        <w:rPr>
          <w:rFonts w:ascii="Times New Roman" w:eastAsia="Times New Roman" w:hAnsi="Times New Roman" w:cs="Times New Roman"/>
          <w:b/>
          <w:bCs/>
          <w:kern w:val="0"/>
          <w14:ligatures w14:val="none"/>
        </w:rPr>
        <w:t xml:space="preserve">goods </w:t>
      </w:r>
      <w:r w:rsidRPr="00D90F21">
        <w:rPr>
          <w:rFonts w:ascii="Times New Roman" w:eastAsia="Times New Roman" w:hAnsi="Times New Roman" w:cs="Times New Roman"/>
          <w:b/>
          <w:bCs/>
          <w:kern w:val="0"/>
          <w14:ligatures w14:val="none"/>
        </w:rPr>
        <w:t>in Period 1</w:t>
      </w:r>
      <w:r w:rsidRPr="00D90F21">
        <w:rPr>
          <w:rFonts w:ascii="Times New Roman" w:eastAsia="Times New Roman" w:hAnsi="Times New Roman" w:cs="Times New Roman"/>
          <w:kern w:val="0"/>
          <w14:ligatures w14:val="none"/>
        </w:rPr>
        <w:t xml:space="preserve"> is fixed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Pr="00D90F21">
        <w:rPr>
          <w:rFonts w:ascii="Times New Roman" w:eastAsia="Times New Roman" w:hAnsi="Times New Roman" w:cs="Times New Roman"/>
          <w:kern w:val="0"/>
          <w14:ligatures w14:val="none"/>
        </w:rPr>
        <w:t>.</w:t>
      </w:r>
    </w:p>
    <w:p w14:paraId="04E6B7D8" w14:textId="4B6A0DCE" w:rsidR="00FA733A" w:rsidRPr="00D90F21"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lastRenderedPageBreak/>
        <w:t xml:space="preserve">The </w:t>
      </w:r>
      <w:r w:rsidRPr="00D90F21">
        <w:rPr>
          <w:rFonts w:ascii="Times New Roman" w:eastAsia="Times New Roman" w:hAnsi="Times New Roman" w:cs="Times New Roman"/>
          <w:b/>
          <w:bCs/>
          <w:kern w:val="0"/>
          <w14:ligatures w14:val="none"/>
        </w:rPr>
        <w:t xml:space="preserve">price of consumption </w:t>
      </w:r>
      <w:r w:rsidR="00714A79" w:rsidRPr="00D90F21">
        <w:rPr>
          <w:rFonts w:ascii="Times New Roman" w:eastAsia="Times New Roman" w:hAnsi="Times New Roman" w:cs="Times New Roman"/>
          <w:b/>
          <w:bCs/>
          <w:kern w:val="0"/>
          <w14:ligatures w14:val="none"/>
        </w:rPr>
        <w:t xml:space="preserve">goods </w:t>
      </w:r>
      <w:r w:rsidRPr="00D90F21">
        <w:rPr>
          <w:rFonts w:ascii="Times New Roman" w:eastAsia="Times New Roman" w:hAnsi="Times New Roman" w:cs="Times New Roman"/>
          <w:b/>
          <w:bCs/>
          <w:kern w:val="0"/>
          <w14:ligatures w14:val="none"/>
        </w:rPr>
        <w:t>in Period 2</w:t>
      </w:r>
      <w:r w:rsidRPr="00D90F21">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Pr="00D90F21">
        <w:rPr>
          <w:rFonts w:ascii="Times New Roman" w:eastAsia="Times New Roman" w:hAnsi="Times New Roman" w:cs="Times New Roman"/>
          <w:kern w:val="0"/>
          <w14:ligatures w14:val="none"/>
        </w:rPr>
        <w:t xml:space="preserve">, is </w:t>
      </w:r>
      <w:r w:rsidR="00714A79" w:rsidRPr="00D90F21">
        <w:rPr>
          <w:rFonts w:ascii="Times New Roman" w:eastAsia="Times New Roman" w:hAnsi="Times New Roman" w:cs="Times New Roman"/>
          <w:kern w:val="0"/>
          <w14:ligatures w14:val="none"/>
        </w:rPr>
        <w:t>randomly determined</w:t>
      </w:r>
      <w:r w:rsidRPr="00D90F21">
        <w:rPr>
          <w:rFonts w:ascii="Times New Roman" w:eastAsia="Times New Roman" w:hAnsi="Times New Roman" w:cs="Times New Roman"/>
          <w:kern w:val="0"/>
          <w14:ligatures w14:val="none"/>
        </w:rPr>
        <w:t>. It will be</w:t>
      </w:r>
      <w:r w:rsidR="002355FD" w:rsidRPr="00D90F21">
        <w:rPr>
          <w:rFonts w:ascii="Times New Roman" w:eastAsia="Times New Roman" w:hAnsi="Times New Roman" w:cs="Times New Roman"/>
          <w:kern w:val="0"/>
          <w14:ligatures w14:val="none"/>
        </w:rPr>
        <w:t xml:space="preserve"> either</w:t>
      </w:r>
      <w:r w:rsidRPr="00D90F21">
        <w:rPr>
          <w:rFonts w:ascii="Times New Roman" w:eastAsia="Times New Roman" w:hAnsi="Times New Roman" w:cs="Times New Roman"/>
          <w:kern w:val="0"/>
          <w14:ligatures w14:val="none"/>
        </w:rPr>
        <w:t>:</w:t>
      </w:r>
    </w:p>
    <w:p w14:paraId="48B40CA0" w14:textId="77777777" w:rsidR="002355FD" w:rsidRPr="00D90F21" w:rsidRDefault="0082672E" w:rsidP="00527DB5">
      <w:pPr>
        <w:numPr>
          <w:ilvl w:val="1"/>
          <w:numId w:val="1"/>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=0.5</m:t>
        </m:r>
      </m:oMath>
      <w:r w:rsidR="00C3772F" w:rsidRPr="00D90F21">
        <w:rPr>
          <w:rFonts w:ascii="Times New Roman" w:eastAsia="Times New Roman" w:hAnsi="Times New Roman" w:cs="Times New Roman"/>
          <w:kern w:val="0"/>
          <w14:ligatures w14:val="none"/>
        </w:rPr>
        <w:tab/>
      </w:r>
      <w:r w:rsidR="00FA733A" w:rsidRPr="00D90F21">
        <w:rPr>
          <w:rFonts w:ascii="Times New Roman" w:eastAsia="Times New Roman" w:hAnsi="Times New Roman" w:cs="Times New Roman"/>
          <w:kern w:val="0"/>
          <w14:ligatures w14:val="none"/>
        </w:rPr>
        <w:t xml:space="preserve">(50 % lower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oMath>
      <w:r w:rsidR="00FA733A" w:rsidRPr="00D90F21">
        <w:rPr>
          <w:rFonts w:ascii="Times New Roman" w:eastAsia="Times New Roman" w:hAnsi="Times New Roman" w:cs="Times New Roman"/>
          <w:kern w:val="0"/>
          <w14:ligatures w14:val="none"/>
        </w:rPr>
        <w:t>),</w:t>
      </w:r>
      <w:r w:rsidR="002355FD" w:rsidRPr="00D90F21">
        <w:rPr>
          <w:rFonts w:ascii="Times New Roman" w:eastAsia="Times New Roman" w:hAnsi="Times New Roman" w:cs="Times New Roman"/>
          <w:kern w:val="0"/>
          <w14:ligatures w14:val="none"/>
        </w:rPr>
        <w:t xml:space="preserve"> </w:t>
      </w:r>
    </w:p>
    <w:p w14:paraId="2227994F" w14:textId="01161F1B" w:rsidR="00FA733A" w:rsidRPr="00D90F21" w:rsidRDefault="00FA733A" w:rsidP="00527DB5">
      <w:pPr>
        <w:spacing w:before="100" w:beforeAutospacing="1" w:after="120" w:line="240" w:lineRule="auto"/>
        <w:ind w:left="1440"/>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or</w:t>
      </w:r>
    </w:p>
    <w:p w14:paraId="64313C3F" w14:textId="3E552A59" w:rsidR="00FA733A" w:rsidRPr="00D90F21" w:rsidRDefault="0082672E" w:rsidP="00527DB5">
      <w:pPr>
        <w:numPr>
          <w:ilvl w:val="1"/>
          <w:numId w:val="1"/>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C3772F" w:rsidRPr="00D90F21">
        <w:rPr>
          <w:rFonts w:ascii="Times New Roman" w:eastAsia="Times New Roman" w:hAnsi="Times New Roman" w:cs="Times New Roman"/>
          <w:kern w:val="0"/>
          <w14:ligatures w14:val="none"/>
        </w:rPr>
        <w:tab/>
      </w:r>
      <w:r w:rsidR="00C3772F" w:rsidRPr="00D90F21">
        <w:rPr>
          <w:rFonts w:ascii="Times New Roman" w:eastAsia="Times New Roman" w:hAnsi="Times New Roman" w:cs="Times New Roman"/>
          <w:kern w:val="0"/>
          <w14:ligatures w14:val="none"/>
        </w:rPr>
        <w:tab/>
      </w:r>
      <w:r w:rsidR="00FA733A" w:rsidRPr="00D90F21">
        <w:rPr>
          <w:rFonts w:ascii="Times New Roman" w:eastAsia="Times New Roman" w:hAnsi="Times New Roman" w:cs="Times New Roman"/>
          <w:kern w:val="0"/>
          <w14:ligatures w14:val="none"/>
        </w:rPr>
        <w:t xml:space="preserve">(100 % higher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oMath>
      <w:r w:rsidR="00FA733A" w:rsidRPr="00D90F21">
        <w:rPr>
          <w:rFonts w:ascii="Times New Roman" w:eastAsia="Times New Roman" w:hAnsi="Times New Roman" w:cs="Times New Roman"/>
          <w:kern w:val="0"/>
          <w14:ligatures w14:val="none"/>
        </w:rPr>
        <w:t>)</w:t>
      </w:r>
      <w:r w:rsidR="002355FD" w:rsidRPr="00D90F21">
        <w:rPr>
          <w:rFonts w:ascii="Times New Roman" w:eastAsia="Times New Roman" w:hAnsi="Times New Roman" w:cs="Times New Roman"/>
          <w:kern w:val="0"/>
          <w14:ligatures w14:val="none"/>
        </w:rPr>
        <w:t>.</w:t>
      </w:r>
    </w:p>
    <w:p w14:paraId="59B8D68A" w14:textId="1F92CC15" w:rsidR="00FA733A" w:rsidRPr="00686CB2"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two possible price levels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Pr>
          <w:rFonts w:ascii="Times New Roman" w:eastAsia="Times New Roman" w:hAnsi="Times New Roman" w:cs="Times New Roman"/>
          <w:kern w:val="0"/>
          <w14:ligatures w14:val="none"/>
        </w:rPr>
        <w:t xml:space="preserve"> </w:t>
      </w:r>
      <w:r w:rsidRPr="00686CB2">
        <w:rPr>
          <w:rFonts w:ascii="Times New Roman" w:eastAsia="Times New Roman" w:hAnsi="Times New Roman" w:cs="Times New Roman"/>
          <w:kern w:val="0"/>
          <w14:ligatures w14:val="none"/>
        </w:rPr>
        <w:t>have an equal probability (50% chance).</w:t>
      </w:r>
    </w:p>
    <w:p w14:paraId="5BEEB814" w14:textId="1258CB00" w:rsidR="008E24FC" w:rsidRDefault="0042316B" w:rsidP="00527DB5">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Consumption p</w:t>
      </w:r>
      <w:r w:rsidR="00C3772F">
        <w:rPr>
          <w:rFonts w:ascii="Times New Roman" w:eastAsia="Times New Roman" w:hAnsi="Times New Roman" w:cs="Times New Roman"/>
          <w:b/>
          <w:bCs/>
          <w:kern w:val="0"/>
          <w14:ligatures w14:val="none"/>
        </w:rPr>
        <w:t>ayoff</w:t>
      </w:r>
      <w:r w:rsidR="008E24FC">
        <w:rPr>
          <w:rFonts w:ascii="Times New Roman" w:eastAsia="Times New Roman" w:hAnsi="Times New Roman" w:cs="Times New Roman"/>
          <w:b/>
          <w:bCs/>
          <w:kern w:val="0"/>
          <w14:ligatures w14:val="none"/>
        </w:rPr>
        <w:t>:</w:t>
      </w:r>
    </w:p>
    <w:p w14:paraId="1E20A5F9" w14:textId="7DB625E1" w:rsidR="006D06A9" w:rsidRPr="003512BA" w:rsidRDefault="008E24FC"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w:t>
      </w:r>
      <w:r w:rsidR="0042316B">
        <w:rPr>
          <w:rFonts w:ascii="Times New Roman" w:eastAsia="Times New Roman" w:hAnsi="Times New Roman" w:cs="Times New Roman"/>
          <w:kern w:val="0"/>
          <w14:ligatures w14:val="none"/>
        </w:rPr>
        <w:t xml:space="preserve">consumption </w:t>
      </w:r>
      <w:r w:rsidR="00C3772F">
        <w:rPr>
          <w:rFonts w:ascii="Times New Roman" w:eastAsia="Times New Roman" w:hAnsi="Times New Roman" w:cs="Times New Roman"/>
          <w:kern w:val="0"/>
          <w14:ligatures w14:val="none"/>
        </w:rPr>
        <w:t>payoff</w:t>
      </w:r>
      <w:r>
        <w:rPr>
          <w:rFonts w:ascii="Times New Roman" w:eastAsia="Times New Roman" w:hAnsi="Times New Roman" w:cs="Times New Roman"/>
          <w:kern w:val="0"/>
          <w14:ligatures w14:val="none"/>
        </w:rPr>
        <w:t xml:space="preserve"> points earned each round are </w:t>
      </w:r>
      <w:r w:rsidR="005269C8">
        <w:rPr>
          <w:rFonts w:ascii="Times New Roman" w:eastAsia="Times New Roman" w:hAnsi="Times New Roman" w:cs="Times New Roman"/>
          <w:kern w:val="0"/>
          <w14:ligatures w14:val="none"/>
        </w:rPr>
        <w:t>calculated with</w:t>
      </w:r>
      <w:r>
        <w:rPr>
          <w:rFonts w:ascii="Times New Roman" w:eastAsia="Times New Roman" w:hAnsi="Times New Roman" w:cs="Times New Roman"/>
          <w:kern w:val="0"/>
          <w14:ligatures w14:val="none"/>
        </w:rPr>
        <w:t xml:space="preserve"> </w:t>
      </w:r>
    </w:p>
    <w:p w14:paraId="6020C7E3" w14:textId="223D7BE5" w:rsidR="006D06A9" w:rsidRDefault="005269C8" w:rsidP="00686CB2">
      <w:pPr>
        <w:spacing w:before="100" w:beforeAutospacing="1" w:after="120" w:line="240"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xml:space="preserve">"Consumption Payoff"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m:oMathPara>
    </w:p>
    <w:p w14:paraId="51835787" w14:textId="2BC6B385" w:rsidR="005269C8" w:rsidRDefault="00FD4940"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will be given tables showing the possible </w:t>
      </w:r>
      <w:r w:rsidR="00C3772F">
        <w:rPr>
          <w:rFonts w:ascii="Times New Roman" w:eastAsia="Times New Roman" w:hAnsi="Times New Roman" w:cs="Times New Roman"/>
          <w:kern w:val="0"/>
          <w14:ligatures w14:val="none"/>
        </w:rPr>
        <w:t>payoff</w:t>
      </w:r>
      <w:r>
        <w:rPr>
          <w:rFonts w:ascii="Times New Roman" w:eastAsia="Times New Roman" w:hAnsi="Times New Roman" w:cs="Times New Roman"/>
          <w:kern w:val="0"/>
          <w14:ligatures w14:val="none"/>
        </w:rPr>
        <w:t xml:space="preserve"> </w:t>
      </w:r>
      <w:r w:rsidR="00490F58">
        <w:rPr>
          <w:rFonts w:ascii="Times New Roman" w:eastAsia="Times New Roman" w:hAnsi="Times New Roman" w:cs="Times New Roman"/>
          <w:kern w:val="0"/>
          <w14:ligatures w14:val="none"/>
        </w:rPr>
        <w:t>points you</w:t>
      </w:r>
      <w:r>
        <w:rPr>
          <w:rFonts w:ascii="Times New Roman" w:eastAsia="Times New Roman" w:hAnsi="Times New Roman" w:cs="Times New Roman"/>
          <w:kern w:val="0"/>
          <w14:ligatures w14:val="none"/>
        </w:rPr>
        <w:t xml:space="preserve"> can earn for various</w:t>
      </w:r>
      <w:r w:rsidR="003A1BE4">
        <w:rPr>
          <w:rFonts w:ascii="Times New Roman" w:eastAsia="Times New Roman" w:hAnsi="Times New Roman" w:cs="Times New Roman"/>
          <w:kern w:val="0"/>
          <w14:ligatures w14:val="none"/>
        </w:rPr>
        <w:t xml:space="preserve"> </w:t>
      </w:r>
      <w:r w:rsidR="003A1BE4" w:rsidRPr="00623EC3">
        <w:rPr>
          <w:rFonts w:ascii="Times New Roman" w:eastAsia="Times New Roman" w:hAnsi="Times New Roman" w:cs="Times New Roman"/>
          <w:kern w:val="0"/>
          <w14:ligatures w14:val="none"/>
        </w:rPr>
        <w:t>integer</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choices, depending on the </w:t>
      </w:r>
      <w:r w:rsidR="00C3772F">
        <w:rPr>
          <w:rFonts w:ascii="Times New Roman" w:eastAsia="Times New Roman" w:hAnsi="Times New Roman" w:cs="Times New Roman"/>
          <w:kern w:val="0"/>
          <w14:ligatures w14:val="none"/>
        </w:rPr>
        <w:t>endowment</w:t>
      </w:r>
      <w:r>
        <w:rPr>
          <w:rFonts w:ascii="Times New Roman" w:eastAsia="Times New Roman" w:hAnsi="Times New Roman" w:cs="Times New Roman"/>
          <w:kern w:val="0"/>
          <w14:ligatures w14:val="none"/>
        </w:rPr>
        <w:t xml:space="preserve"> profile you receive and on the period 2 price</w:t>
      </w:r>
      <w:r w:rsidR="00C3772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00761AC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7C3B6FEB" w14:textId="0D56AEFA" w:rsidR="003A1BE4" w:rsidRDefault="00761AC7"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3A1BE4" w:rsidRPr="005269C8">
        <w:rPr>
          <w:rFonts w:ascii="Times New Roman" w:eastAsia="Times New Roman" w:hAnsi="Times New Roman" w:cs="Times New Roman"/>
          <w:kern w:val="0"/>
          <w14:ligatures w14:val="none"/>
        </w:rPr>
        <w:t xml:space="preserve">ou can also insert </w:t>
      </w:r>
      <w:r w:rsidR="00F06261" w:rsidRPr="005269C8">
        <w:rPr>
          <w:rFonts w:ascii="Times New Roman" w:eastAsia="Times New Roman" w:hAnsi="Times New Roman" w:cs="Times New Roman"/>
          <w:kern w:val="0"/>
          <w14:ligatures w14:val="none"/>
        </w:rPr>
        <w:t>numbers with up to one decimal in the box below the table. The associated payoff points will be shown to you in the same line.</w:t>
      </w:r>
    </w:p>
    <w:p w14:paraId="6E676BC0" w14:textId="0A2B5AB0" w:rsidR="00C3772F" w:rsidRDefault="00C3772F" w:rsidP="005269C8">
      <w:pPr>
        <w:spacing w:before="100" w:beforeAutospacing="1" w:after="120" w:line="240" w:lineRule="auto"/>
        <w:jc w:val="both"/>
        <w:rPr>
          <w:rFonts w:ascii="Times New Roman" w:eastAsia="Times New Roman" w:hAnsi="Times New Roman" w:cs="Times New Roman"/>
          <w:b/>
          <w:bCs/>
          <w:kern w:val="0"/>
          <w14:ligatures w14:val="none"/>
        </w:rPr>
      </w:pPr>
      <w:r w:rsidRPr="00C3772F">
        <w:rPr>
          <w:rFonts w:ascii="Times New Roman" w:eastAsia="Times New Roman" w:hAnsi="Times New Roman" w:cs="Times New Roman"/>
          <w:b/>
          <w:bCs/>
          <w:kern w:val="0"/>
          <w14:ligatures w14:val="none"/>
        </w:rPr>
        <w:t>Saving and Borrowing</w:t>
      </w:r>
      <w:r>
        <w:rPr>
          <w:rFonts w:ascii="Times New Roman" w:eastAsia="Times New Roman" w:hAnsi="Times New Roman" w:cs="Times New Roman"/>
          <w:b/>
          <w:bCs/>
          <w:kern w:val="0"/>
          <w14:ligatures w14:val="none"/>
        </w:rPr>
        <w:t>:</w:t>
      </w:r>
    </w:p>
    <w:p w14:paraId="094384C6" w14:textId="4F627DFD" w:rsidR="00C3772F" w:rsidRDefault="00E01505"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can save or borrow using </w:t>
      </w:r>
      <w:r w:rsidRPr="00D90F21">
        <w:rPr>
          <w:rFonts w:ascii="Times New Roman" w:eastAsia="Times New Roman" w:hAnsi="Times New Roman" w:cs="Times New Roman"/>
          <w:kern w:val="0"/>
          <w14:ligatures w14:val="none"/>
        </w:rPr>
        <w:t xml:space="preserve">money. </w:t>
      </w:r>
      <w:r w:rsidR="00C3772F">
        <w:rPr>
          <w:rFonts w:ascii="Times New Roman" w:eastAsia="Times New Roman" w:hAnsi="Times New Roman" w:cs="Times New Roman"/>
          <w:kern w:val="0"/>
          <w14:ligatures w14:val="none"/>
        </w:rPr>
        <w:t xml:space="preserve">Your </w:t>
      </w:r>
      <w:r w:rsidR="00A80BB1">
        <w:rPr>
          <w:rFonts w:ascii="Times New Roman" w:eastAsia="Times New Roman" w:hAnsi="Times New Roman" w:cs="Times New Roman"/>
          <w:kern w:val="0"/>
          <w14:ligatures w14:val="none"/>
        </w:rPr>
        <w:t xml:space="preserve">Period 1 </w:t>
      </w:r>
      <w:r w:rsidR="00C3772F">
        <w:rPr>
          <w:rFonts w:ascii="Times New Roman" w:eastAsia="Times New Roman" w:hAnsi="Times New Roman" w:cs="Times New Roman"/>
          <w:kern w:val="0"/>
          <w14:ligatures w14:val="none"/>
        </w:rPr>
        <w:t xml:space="preserve">saving </w:t>
      </w:r>
      <w:r w:rsidR="00A80BB1">
        <w:rPr>
          <w:rFonts w:ascii="Times New Roman" w:eastAsia="Times New Roman" w:hAnsi="Times New Roman" w:cs="Times New Roman"/>
          <w:kern w:val="0"/>
          <w14:ligatures w14:val="none"/>
        </w:rPr>
        <w:t xml:space="preserve">or borrowing is determined by how your consumption choice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compares to your Period 1 endowment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p>
    <w:p w14:paraId="036F6BDA" w14:textId="2C708063" w:rsidR="00E01505" w:rsidRDefault="00A80BB1" w:rsidP="00686CB2">
      <w:pPr>
        <w:pStyle w:val="Listenabsatz"/>
        <w:numPr>
          <w:ilvl w:val="0"/>
          <w:numId w:val="7"/>
        </w:numPr>
        <w:spacing w:before="100" w:beforeAutospacing="1" w:after="120" w:line="240" w:lineRule="auto"/>
        <w:jc w:val="both"/>
      </w:pPr>
      <w:r w:rsidRPr="00686CB2">
        <w:rPr>
          <w:rFonts w:ascii="Times New Roman" w:eastAsia="Times New Roman" w:hAnsi="Times New Roman" w:cs="Times New Roman"/>
          <w:kern w:val="0"/>
          <w14:ligatures w14:val="none"/>
        </w:rPr>
        <w:t>If</w:t>
      </w:r>
      <w:r w:rsidR="00E01505" w:rsidRPr="00686CB2">
        <w:rPr>
          <w:rFonts w:ascii="Times New Roman" w:eastAsia="Times New Roman" w:hAnsi="Times New Roman" w:cs="Times New Roman"/>
          <w:kern w:val="0"/>
          <w14:ligatures w14:val="none"/>
        </w:rPr>
        <w:t xml:space="preserve"> you consume fewer units than your Period 1 endowment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&lt;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E01505" w:rsidRPr="00686CB2">
        <w:rPr>
          <w:rFonts w:ascii="Times New Roman" w:eastAsia="Times New Roman" w:hAnsi="Times New Roman" w:cs="Times New Roman"/>
          <w:kern w:val="0"/>
          <w14:ligatures w14:val="none"/>
        </w:rPr>
        <w:t>)</w:t>
      </w:r>
      <w:r w:rsidR="00E01505" w:rsidRPr="0042316B">
        <w:rPr>
          <w:rFonts w:ascii="Times New Roman" w:eastAsia="Times New Roman" w:hAnsi="Times New Roman" w:cs="Times New Roman"/>
          <w:kern w:val="0"/>
          <w14:ligatures w14:val="none"/>
        </w:rPr>
        <w:t>,</w:t>
      </w:r>
      <w:r w:rsidRPr="00686CB2">
        <w:rPr>
          <w:rFonts w:ascii="Times New Roman" w:eastAsia="Times New Roman" w:hAnsi="Times New Roman" w:cs="Times New Roman"/>
          <w:kern w:val="0"/>
          <w14:ligatures w14:val="none"/>
        </w:rPr>
        <w:t xml:space="preserve"> </w:t>
      </w:r>
      <w:r w:rsidRPr="00686CB2">
        <w:rPr>
          <w:rFonts w:ascii="Times New Roman" w:eastAsia="Times New Roman" w:hAnsi="Times New Roman" w:cs="Times New Roman"/>
          <w:b/>
          <w:bCs/>
          <w:kern w:val="0"/>
          <w14:ligatures w14:val="none"/>
        </w:rPr>
        <w:t xml:space="preserve">you </w:t>
      </w:r>
      <w:r w:rsidR="00B454C8" w:rsidRPr="00686CB2">
        <w:rPr>
          <w:rFonts w:ascii="Times New Roman" w:eastAsia="Times New Roman" w:hAnsi="Times New Roman" w:cs="Times New Roman"/>
          <w:b/>
          <w:bCs/>
          <w:i/>
          <w:iCs/>
          <w:kern w:val="0"/>
          <w14:ligatures w14:val="none"/>
        </w:rPr>
        <w:t>save</w:t>
      </w:r>
      <w:r w:rsidRPr="00686CB2">
        <w:rPr>
          <w:rFonts w:ascii="Times New Roman" w:eastAsia="Times New Roman" w:hAnsi="Times New Roman" w:cs="Times New Roman"/>
          <w:b/>
          <w:bCs/>
          <w:kern w:val="0"/>
          <w14:ligatures w14:val="none"/>
        </w:rPr>
        <w:t xml:space="preserv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E</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1</m:t>
            </m:r>
          </m:sub>
        </m:sSub>
      </m:oMath>
      <w:r w:rsidRPr="00686CB2">
        <w:rPr>
          <w:rFonts w:ascii="Times New Roman" w:eastAsia="Times New Roman" w:hAnsi="Times New Roman" w:cs="Times New Roman"/>
          <w:b/>
          <w:bCs/>
          <w:kern w:val="0"/>
          <w14:ligatures w14:val="none"/>
        </w:rPr>
        <w:t xml:space="preserve"> units of money</w:t>
      </w:r>
      <w:r w:rsidRPr="00686CB2">
        <w:rPr>
          <w:rFonts w:ascii="Times New Roman" w:eastAsia="Times New Roman" w:hAnsi="Times New Roman" w:cs="Times New Roman"/>
          <w:kern w:val="0"/>
          <w14:ligatures w14:val="none"/>
        </w:rPr>
        <w:t xml:space="preserve">, that you can carry over to Period 2. </w:t>
      </w:r>
      <w:r w:rsidR="00E01505">
        <w:rPr>
          <w:rFonts w:ascii="Times New Roman" w:eastAsia="Times New Roman" w:hAnsi="Times New Roman" w:cs="Times New Roman"/>
          <w:kern w:val="0"/>
          <w14:ligatures w14:val="none"/>
        </w:rPr>
        <w:t>Y</w:t>
      </w:r>
      <w:r w:rsidR="00E01505" w:rsidRPr="00E53952">
        <w:rPr>
          <w:rFonts w:ascii="Times New Roman" w:eastAsia="Times New Roman" w:hAnsi="Times New Roman" w:cs="Times New Roman"/>
          <w:kern w:val="0"/>
          <w14:ligatures w14:val="none"/>
        </w:rPr>
        <w:t xml:space="preserve">ou may think of this as selling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E01505" w:rsidRPr="00E53952">
        <w:rPr>
          <w:rFonts w:ascii="Times New Roman" w:eastAsia="Times New Roman" w:hAnsi="Times New Roman" w:cs="Times New Roman"/>
          <w:kern w:val="0"/>
          <w14:ligatures w14:val="none"/>
        </w:rPr>
        <w:t xml:space="preserve"> units of the good at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00E01505" w:rsidRPr="002C6654">
        <w:rPr>
          <w:rFonts w:ascii="Times New Roman" w:eastAsia="Times New Roman" w:hAnsi="Times New Roman" w:cs="Times New Roman"/>
          <w:kern w:val="0"/>
          <w14:ligatures w14:val="none"/>
        </w:rPr>
        <w:t xml:space="preserve">. </w:t>
      </w:r>
      <w:r w:rsidR="00B454C8" w:rsidRPr="00686CB2">
        <w:rPr>
          <w:rFonts w:ascii="Times New Roman" w:hAnsi="Times New Roman" w:cs="Times New Roman"/>
        </w:rPr>
        <w:t xml:space="preserve">These savings will be used to buy additional consumption goods in Period 2 at the price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oMath>
      <w:r w:rsidR="00B454C8" w:rsidRPr="00686CB2">
        <w:rPr>
          <w:rFonts w:ascii="Times New Roman" w:hAnsi="Times New Roman" w:cs="Times New Roman"/>
        </w:rPr>
        <w:t>.</w:t>
      </w:r>
      <w:r w:rsidR="00E01505" w:rsidRPr="00686CB2">
        <w:rPr>
          <w:rFonts w:ascii="Times New Roman" w:hAnsi="Times New Roman" w:cs="Times New Roman"/>
        </w:rPr>
        <w:t xml:space="preserve"> </w:t>
      </w:r>
      <w:r w:rsidRPr="00686CB2">
        <w:rPr>
          <w:rFonts w:ascii="Times New Roman" w:hAnsi="Times New Roman" w:cs="Times New Roman"/>
        </w:rPr>
        <w:t>Th</w:t>
      </w:r>
      <w:r w:rsidR="00B454C8" w:rsidRPr="00686CB2">
        <w:rPr>
          <w:rFonts w:ascii="Times New Roman" w:hAnsi="Times New Roman" w:cs="Times New Roman"/>
        </w:rPr>
        <w:t>en</w:t>
      </w:r>
      <w:r w:rsidRPr="00686CB2">
        <w:rPr>
          <w:rFonts w:ascii="Times New Roman" w:hAnsi="Times New Roman" w:cs="Times New Roman"/>
        </w:rPr>
        <w:t>, your Period 2 consumption will be</w:t>
      </w:r>
      <w:r w:rsidR="00E01505">
        <w:t>:</w:t>
      </w:r>
    </w:p>
    <w:p w14:paraId="5F54CBB6" w14:textId="1BF3A974" w:rsidR="00A80BB1" w:rsidRPr="00686CB2" w:rsidRDefault="0082672E" w:rsidP="00686CB2">
      <w:pPr>
        <w:spacing w:before="100" w:beforeAutospacing="1" w:after="120" w:line="240" w:lineRule="auto"/>
        <w:jc w:val="center"/>
        <w:rPr>
          <w:rFonts w:ascii="Times New Roman" w:eastAsia="Times New Roman" w:hAnsi="Times New Roman" w:cs="Times New Roman"/>
          <w:kern w:val="0"/>
          <w:sz w:val="28"/>
          <w:szCs w:val="28"/>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den>
          </m:f>
        </m:oMath>
      </m:oMathPara>
    </w:p>
    <w:p w14:paraId="33364566" w14:textId="5F0B61BD" w:rsidR="00E01505" w:rsidRPr="002C6654" w:rsidRDefault="00B454C8" w:rsidP="00686CB2">
      <w:pPr>
        <w:pStyle w:val="Listenabsatz"/>
        <w:numPr>
          <w:ilvl w:val="0"/>
          <w:numId w:val="7"/>
        </w:numPr>
        <w:spacing w:before="100" w:beforeAutospacing="1" w:after="120" w:line="240" w:lineRule="auto"/>
        <w:jc w:val="both"/>
        <w:rPr>
          <w:rFonts w:ascii="Times New Roman" w:hAnsi="Times New Roman" w:cs="Times New Roman"/>
        </w:rPr>
      </w:pPr>
      <w:r w:rsidRPr="002C6654">
        <w:rPr>
          <w:rFonts w:ascii="Times New Roman" w:eastAsia="Times New Roman" w:hAnsi="Times New Roman" w:cs="Times New Roman"/>
          <w:kern w:val="0"/>
          <w14:ligatures w14:val="none"/>
        </w:rPr>
        <w:t>If</w:t>
      </w:r>
      <w:r w:rsidR="00E01505" w:rsidRPr="00686CB2">
        <w:rPr>
          <w:rFonts w:ascii="Times New Roman" w:eastAsia="Times New Roman" w:hAnsi="Times New Roman" w:cs="Times New Roman"/>
          <w:kern w:val="0"/>
          <w14:ligatures w14:val="none"/>
        </w:rPr>
        <w:t xml:space="preserve"> you consume more units than your Period 1 endowment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&gt;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686CB2">
        <w:rPr>
          <w:rFonts w:ascii="Times New Roman" w:eastAsia="Times New Roman" w:hAnsi="Times New Roman" w:cs="Times New Roman"/>
          <w:kern w:val="0"/>
          <w14:ligatures w14:val="none"/>
        </w:rPr>
        <w:t xml:space="preserve">, </w:t>
      </w:r>
      <w:r w:rsidR="00D70AD9" w:rsidRPr="002C6654">
        <w:rPr>
          <w:rFonts w:ascii="Times New Roman" w:eastAsia="Times New Roman" w:hAnsi="Times New Roman" w:cs="Times New Roman"/>
          <w:b/>
          <w:bCs/>
          <w:kern w:val="0"/>
          <w14:ligatures w14:val="none"/>
        </w:rPr>
        <w:t xml:space="preserve">you </w:t>
      </w:r>
      <w:r w:rsidR="00D70AD9" w:rsidRPr="002C6654">
        <w:rPr>
          <w:rFonts w:ascii="Times New Roman" w:eastAsia="Times New Roman" w:hAnsi="Times New Roman" w:cs="Times New Roman"/>
          <w:b/>
          <w:bCs/>
          <w:i/>
          <w:iCs/>
          <w:kern w:val="0"/>
          <w14:ligatures w14:val="none"/>
        </w:rPr>
        <w:t>borrow</w:t>
      </w:r>
      <w:r w:rsidR="00D70AD9" w:rsidRPr="002C6654">
        <w:rPr>
          <w:rFonts w:ascii="Times New Roman" w:eastAsia="Times New Roman" w:hAnsi="Times New Roman" w:cs="Times New Roman"/>
          <w:b/>
          <w:bCs/>
          <w:kern w:val="0"/>
          <w14:ligatures w14:val="none"/>
        </w:rPr>
        <w:t xml:space="preserv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E</m:t>
            </m:r>
          </m:e>
          <m:sub>
            <m:r>
              <m:rPr>
                <m:sty m:val="bi"/>
              </m:rPr>
              <w:rPr>
                <w:rFonts w:ascii="Cambria Math" w:eastAsia="Times New Roman" w:hAnsi="Cambria Math" w:cs="Times New Roman"/>
                <w:kern w:val="0"/>
                <w14:ligatures w14:val="none"/>
              </w:rPr>
              <m:t>1</m:t>
            </m:r>
          </m:sub>
        </m:sSub>
      </m:oMath>
      <w:r w:rsidR="00D70AD9" w:rsidRPr="002C6654">
        <w:rPr>
          <w:rFonts w:ascii="Times New Roman" w:eastAsia="Times New Roman" w:hAnsi="Times New Roman" w:cs="Times New Roman"/>
          <w:b/>
          <w:bCs/>
          <w:kern w:val="0"/>
          <w14:ligatures w14:val="none"/>
        </w:rPr>
        <w:t xml:space="preserve"> units of money</w:t>
      </w:r>
      <w:r w:rsidR="00D70AD9">
        <w:rPr>
          <w:rFonts w:ascii="Times New Roman" w:eastAsia="Times New Roman" w:hAnsi="Times New Roman" w:cs="Times New Roman"/>
          <w:kern w:val="0"/>
          <w14:ligatures w14:val="none"/>
        </w:rPr>
        <w:t>, that you must repay in Period 2. Y</w:t>
      </w:r>
      <w:r w:rsidRPr="00686CB2">
        <w:rPr>
          <w:rFonts w:ascii="Times New Roman" w:eastAsia="Times New Roman" w:hAnsi="Times New Roman" w:cs="Times New Roman"/>
          <w:kern w:val="0"/>
          <w14:ligatures w14:val="none"/>
        </w:rPr>
        <w:t xml:space="preserve">ou may think of this as buying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Pr="002C6654">
        <w:rPr>
          <w:rFonts w:ascii="Times New Roman" w:eastAsia="Times New Roman" w:hAnsi="Times New Roman" w:cs="Times New Roman"/>
          <w:kern w:val="0"/>
          <w14:ligatures w14:val="none"/>
        </w:rPr>
        <w:t xml:space="preserve"> units of the good at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Pr="002C6654">
        <w:rPr>
          <w:rFonts w:ascii="Times New Roman" w:eastAsia="Times New Roman" w:hAnsi="Times New Roman" w:cs="Times New Roman"/>
          <w:kern w:val="0"/>
          <w14:ligatures w14:val="none"/>
        </w:rPr>
        <w:t xml:space="preserve">. </w:t>
      </w:r>
      <w:r w:rsidRPr="002C6654">
        <w:rPr>
          <w:rFonts w:ascii="Times New Roman" w:hAnsi="Times New Roman" w:cs="Times New Roman"/>
        </w:rPr>
        <w:t xml:space="preserve">These borrowings will be repaid by selling a part of your endowment in Period 2 at the price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oMath>
      <w:r w:rsidRPr="002C6654">
        <w:rPr>
          <w:rFonts w:ascii="Times New Roman" w:hAnsi="Times New Roman" w:cs="Times New Roman"/>
        </w:rPr>
        <w:t>.</w:t>
      </w:r>
      <w:r w:rsidR="00E01505" w:rsidRPr="002C6654">
        <w:rPr>
          <w:rFonts w:ascii="Times New Roman" w:hAnsi="Times New Roman" w:cs="Times New Roman"/>
        </w:rPr>
        <w:t xml:space="preserve"> </w:t>
      </w:r>
      <w:r w:rsidRPr="002C6654">
        <w:rPr>
          <w:rFonts w:ascii="Times New Roman" w:hAnsi="Times New Roman" w:cs="Times New Roman"/>
        </w:rPr>
        <w:t>Then, your Period 2 consumption will be</w:t>
      </w:r>
    </w:p>
    <w:p w14:paraId="47EE0416" w14:textId="134F7AB8" w:rsidR="00E01505" w:rsidRPr="002C6654" w:rsidRDefault="0082672E" w:rsidP="00686CB2">
      <w:pPr>
        <w:spacing w:before="100" w:beforeAutospacing="1" w:after="120" w:line="240" w:lineRule="auto"/>
        <w:jc w:val="center"/>
        <w:rPr>
          <w:rFonts w:ascii="Times New Roman" w:eastAsia="Times New Roman" w:hAnsi="Times New Roman" w:cs="Times New Roman"/>
          <w:kern w:val="0"/>
          <w:sz w:val="22"/>
          <w:szCs w:val="22"/>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den>
          </m:f>
        </m:oMath>
      </m:oMathPara>
    </w:p>
    <w:p w14:paraId="0F1D2B59" w14:textId="77777777" w:rsidR="00E01505" w:rsidRPr="00D90F21" w:rsidRDefault="00E01505" w:rsidP="005269C8">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There is no interest earned on saving, nor is there any interest charged on borrowing.</w:t>
      </w:r>
    </w:p>
    <w:p w14:paraId="453B76CF" w14:textId="1B2E56D9" w:rsidR="00B454C8" w:rsidRPr="00B454C8" w:rsidRDefault="00B454C8" w:rsidP="005269C8">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Constraints on your consumption choice</w:t>
      </w:r>
    </w:p>
    <w:p w14:paraId="23957954" w14:textId="06D307CB" w:rsidR="00AE595C" w:rsidRDefault="00D70AD9"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AE595C">
        <w:rPr>
          <w:rFonts w:ascii="Times New Roman" w:eastAsia="Times New Roman" w:hAnsi="Times New Roman" w:cs="Times New Roman"/>
          <w:kern w:val="0"/>
          <w14:ligatures w14:val="none"/>
        </w:rPr>
        <w:t xml:space="preserve">our consumption choice </w:t>
      </w:r>
      <w:r>
        <w:rPr>
          <w:rFonts w:ascii="Times New Roman" w:eastAsia="Times New Roman" w:hAnsi="Times New Roman" w:cs="Times New Roman"/>
          <w:kern w:val="0"/>
          <w14:ligatures w14:val="none"/>
        </w:rPr>
        <w:t>is restricted to be in the range:</w:t>
      </w:r>
    </w:p>
    <w:p w14:paraId="5425DCFA" w14:textId="6F6D585A" w:rsidR="00AE595C" w:rsidRPr="00714A79" w:rsidRDefault="00D70AD9" w:rsidP="002C6654">
      <w:pPr>
        <w:pStyle w:val="Listenabsatz"/>
        <w:spacing w:before="100" w:beforeAutospacing="1" w:after="120" w:line="240"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1</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- 1</m:t>
            </m:r>
          </m:num>
          <m:den>
            <m:r>
              <w:rPr>
                <w:rFonts w:ascii="Cambria Math" w:eastAsia="Times New Roman" w:hAnsi="Cambria Math" w:cs="Times New Roman"/>
                <w:kern w:val="0"/>
                <w14:ligatures w14:val="none"/>
              </w:rPr>
              <m:t>2</m:t>
            </m:r>
          </m:den>
        </m:f>
      </m:oMath>
      <w:r w:rsidR="00AE595C">
        <w:rPr>
          <w:rFonts w:ascii="Times New Roman" w:eastAsia="Times New Roman" w:hAnsi="Times New Roman" w:cs="Times New Roman"/>
          <w:kern w:val="0"/>
          <w14:ligatures w14:val="none"/>
        </w:rPr>
        <w:t xml:space="preserve"> .</w:t>
      </w:r>
    </w:p>
    <w:p w14:paraId="087B5F9E" w14:textId="2C588C5E" w:rsidR="00490F58" w:rsidRPr="00FD4940" w:rsidRDefault="00AE595C"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w:t>
      </w:r>
      <w:r w:rsidR="00D70AD9">
        <w:rPr>
          <w:rFonts w:ascii="Times New Roman" w:eastAsia="Times New Roman" w:hAnsi="Times New Roman" w:cs="Times New Roman"/>
          <w:kern w:val="0"/>
          <w14:ligatures w14:val="none"/>
        </w:rPr>
        <w:t xml:space="preserve">is restriction makes sure that you consume at least 1 unit of the good in each period even if you have to repay your borrowing and </w:t>
      </w:r>
      <w:r>
        <w:rPr>
          <w:rFonts w:ascii="Times New Roman" w:eastAsia="Times New Roman" w:hAnsi="Times New Roman" w:cs="Times New Roman"/>
          <w:kern w:val="0"/>
          <w14:ligatures w14:val="none"/>
        </w:rPr>
        <w:t xml:space="preserve">that </w:t>
      </w:r>
      <w:r w:rsidR="00714A79">
        <w:rPr>
          <w:rFonts w:ascii="Times New Roman" w:eastAsia="Times New Roman" w:hAnsi="Times New Roman" w:cs="Times New Roman"/>
          <w:kern w:val="0"/>
          <w14:ligatures w14:val="none"/>
        </w:rPr>
        <w:t xml:space="preserve">you </w:t>
      </w:r>
      <w:r>
        <w:rPr>
          <w:rFonts w:ascii="Times New Roman" w:eastAsia="Times New Roman" w:hAnsi="Times New Roman" w:cs="Times New Roman"/>
          <w:kern w:val="0"/>
          <w14:ligatures w14:val="none"/>
        </w:rPr>
        <w:t>will always be able to repay your borrowing whatever the price in Period 2 will be</w:t>
      </w:r>
      <w:r w:rsidR="00D70AD9">
        <w:rPr>
          <w:rFonts w:ascii="Times New Roman" w:eastAsia="Times New Roman" w:hAnsi="Times New Roman" w:cs="Times New Roman"/>
          <w:kern w:val="0"/>
          <w14:ligatures w14:val="none"/>
        </w:rPr>
        <w:t>.</w:t>
      </w:r>
    </w:p>
    <w:p w14:paraId="3584D886" w14:textId="6B99D8FA" w:rsidR="008E24FC" w:rsidRPr="002C6654" w:rsidRDefault="00D70AD9" w:rsidP="005269C8">
      <w:pPr>
        <w:spacing w:before="100" w:beforeAutospacing="1" w:after="120" w:line="24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Price </w:t>
      </w:r>
      <w:r w:rsidR="00B82F47">
        <w:rPr>
          <w:rFonts w:ascii="Times New Roman" w:eastAsia="Times New Roman" w:hAnsi="Times New Roman" w:cs="Times New Roman"/>
          <w:b/>
          <w:bCs/>
          <w:kern w:val="0"/>
          <w:sz w:val="28"/>
          <w:szCs w:val="28"/>
          <w14:ligatures w14:val="none"/>
        </w:rPr>
        <w:t>belief</w:t>
      </w:r>
      <w:r w:rsidRPr="002C6654">
        <w:rPr>
          <w:rFonts w:ascii="Times New Roman" w:eastAsia="Times New Roman" w:hAnsi="Times New Roman" w:cs="Times New Roman"/>
          <w:b/>
          <w:bCs/>
          <w:kern w:val="0"/>
          <w:sz w:val="28"/>
          <w:szCs w:val="28"/>
          <w14:ligatures w14:val="none"/>
        </w:rPr>
        <w:t>:</w:t>
      </w:r>
    </w:p>
    <w:p w14:paraId="0C3E1A4B" w14:textId="170F259F" w:rsidR="00714A79" w:rsidRDefault="00714A79"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each round </w:t>
      </w:r>
      <w:r w:rsidRPr="005269C8">
        <w:rPr>
          <w:rFonts w:ascii="Times New Roman" w:eastAsia="Times New Roman" w:hAnsi="Times New Roman" w:cs="Times New Roman"/>
          <w:b/>
          <w:bCs/>
          <w:kern w:val="0"/>
          <w14:ligatures w14:val="none"/>
        </w:rPr>
        <w:t xml:space="preserve">you will receive a </w:t>
      </w:r>
      <w:r w:rsidR="00E24356" w:rsidRPr="005269C8">
        <w:rPr>
          <w:rFonts w:ascii="Times New Roman" w:eastAsia="Times New Roman" w:hAnsi="Times New Roman" w:cs="Times New Roman"/>
          <w:b/>
          <w:bCs/>
          <w:kern w:val="0"/>
          <w14:ligatures w14:val="none"/>
        </w:rPr>
        <w:t>h</w:t>
      </w:r>
      <w:r w:rsidRPr="005269C8">
        <w:rPr>
          <w:rFonts w:ascii="Times New Roman" w:eastAsia="Times New Roman" w:hAnsi="Times New Roman" w:cs="Times New Roman"/>
          <w:b/>
          <w:bCs/>
          <w:kern w:val="0"/>
          <w14:ligatures w14:val="none"/>
        </w:rPr>
        <w:t>in</w:t>
      </w:r>
      <w:r w:rsidR="00E24356" w:rsidRPr="005269C8">
        <w:rPr>
          <w:rFonts w:ascii="Times New Roman" w:eastAsia="Times New Roman" w:hAnsi="Times New Roman" w:cs="Times New Roman"/>
          <w:b/>
          <w:bCs/>
          <w:kern w:val="0"/>
          <w14:ligatures w14:val="none"/>
        </w:rPr>
        <w:t>t</w:t>
      </w:r>
      <w:r>
        <w:rPr>
          <w:rFonts w:ascii="Times New Roman" w:eastAsia="Times New Roman" w:hAnsi="Times New Roman" w:cs="Times New Roman"/>
          <w:kern w:val="0"/>
          <w14:ligatures w14:val="none"/>
        </w:rPr>
        <w:t xml:space="preserve"> for the randomly chosen price level for Period 2</w:t>
      </w:r>
      <w:r w:rsidR="000834EE">
        <w:rPr>
          <w:rFonts w:ascii="Times New Roman" w:eastAsia="Times New Roman" w:hAnsi="Times New Roman" w:cs="Times New Roman"/>
          <w:kern w:val="0"/>
          <w14:ligatures w14:val="none"/>
        </w:rPr>
        <w:t xml:space="preserve">. The timing, when you receive this </w:t>
      </w:r>
      <w:r w:rsidR="00E24356">
        <w:rPr>
          <w:rFonts w:ascii="Times New Roman" w:eastAsia="Times New Roman" w:hAnsi="Times New Roman" w:cs="Times New Roman"/>
          <w:kern w:val="0"/>
          <w14:ligatures w14:val="none"/>
        </w:rPr>
        <w:t>hint</w:t>
      </w:r>
      <w:r w:rsidR="000834EE">
        <w:rPr>
          <w:rFonts w:ascii="Times New Roman" w:eastAsia="Times New Roman" w:hAnsi="Times New Roman" w:cs="Times New Roman"/>
          <w:kern w:val="0"/>
          <w14:ligatures w14:val="none"/>
        </w:rPr>
        <w:t>, differs between the three parts.</w:t>
      </w:r>
    </w:p>
    <w:p w14:paraId="27563C17" w14:textId="77777777" w:rsidR="00F328FB" w:rsidRDefault="00FA733A" w:rsidP="00F328FB">
      <w:pPr>
        <w:spacing w:before="100" w:beforeAutospacing="1" w:after="120" w:line="240" w:lineRule="auto"/>
        <w:jc w:val="both"/>
        <w:rPr>
          <w:ins w:id="0" w:author="Muhammed Bulutay" w:date="2025-11-14T15:00:00Z"/>
          <w:rStyle w:val="Kommentarzeichen"/>
        </w:rPr>
      </w:pPr>
      <w:r w:rsidRPr="00FA733A">
        <w:rPr>
          <w:rFonts w:ascii="Times New Roman" w:eastAsia="Times New Roman" w:hAnsi="Times New Roman" w:cs="Times New Roman"/>
          <w:kern w:val="0"/>
          <w14:ligatures w14:val="none"/>
        </w:rPr>
        <w:t xml:space="preserve">This </w:t>
      </w:r>
      <w:r w:rsidR="00E24356">
        <w:rPr>
          <w:rFonts w:ascii="Times New Roman" w:eastAsia="Times New Roman" w:hAnsi="Times New Roman" w:cs="Times New Roman"/>
          <w:kern w:val="0"/>
          <w14:ligatures w14:val="none"/>
        </w:rPr>
        <w:t>hint consists</w:t>
      </w:r>
      <w:r w:rsidRPr="00FA733A">
        <w:rPr>
          <w:rFonts w:ascii="Times New Roman" w:eastAsia="Times New Roman" w:hAnsi="Times New Roman" w:cs="Times New Roman"/>
          <w:kern w:val="0"/>
          <w14:ligatures w14:val="none"/>
        </w:rPr>
        <w:t xml:space="preserve"> of a </w:t>
      </w:r>
      <w:r w:rsidR="00E24356">
        <w:rPr>
          <w:rFonts w:ascii="Times New Roman" w:eastAsia="Times New Roman" w:hAnsi="Times New Roman" w:cs="Times New Roman"/>
          <w:kern w:val="0"/>
          <w14:ligatures w14:val="none"/>
        </w:rPr>
        <w:t>graph</w:t>
      </w:r>
      <w:r w:rsidRPr="00E24356">
        <w:rPr>
          <w:rFonts w:ascii="Times New Roman" w:eastAsia="Times New Roman" w:hAnsi="Times New Roman" w:cs="Times New Roman"/>
          <w:kern w:val="0"/>
          <w:sz w:val="32"/>
          <w:szCs w:val="32"/>
          <w14:ligatures w14:val="none"/>
        </w:rPr>
        <w:t xml:space="preserve"> </w:t>
      </w:r>
      <w:r w:rsidR="00E24356" w:rsidRPr="00E24356">
        <w:rPr>
          <w:rFonts w:ascii="Times New Roman" w:hAnsi="Times New Roman" w:cs="Times New Roman"/>
          <w:kern w:val="0"/>
        </w:rPr>
        <w:t xml:space="preserve">containing </w:t>
      </w:r>
      <w:r w:rsidRPr="00FA733A">
        <w:rPr>
          <w:rFonts w:ascii="Times New Roman" w:eastAsia="Times New Roman" w:hAnsi="Times New Roman" w:cs="Times New Roman"/>
          <w:kern w:val="0"/>
          <w14:ligatures w14:val="none"/>
        </w:rPr>
        <w:t xml:space="preserve">400 </w:t>
      </w:r>
      <w:r w:rsidR="00E24356">
        <w:rPr>
          <w:rFonts w:ascii="Times New Roman" w:eastAsia="Times New Roman" w:hAnsi="Times New Roman" w:cs="Times New Roman"/>
          <w:kern w:val="0"/>
          <w14:ligatures w14:val="none"/>
        </w:rPr>
        <w:t xml:space="preserve">red and blue </w:t>
      </w:r>
      <w:r w:rsidRPr="00FA733A">
        <w:rPr>
          <w:rFonts w:ascii="Times New Roman" w:eastAsia="Times New Roman" w:hAnsi="Times New Roman" w:cs="Times New Roman"/>
          <w:kern w:val="0"/>
          <w14:ligatures w14:val="none"/>
        </w:rPr>
        <w:t>dots</w:t>
      </w:r>
      <w:r w:rsidR="00F328FB">
        <w:rPr>
          <w:rFonts w:ascii="Times New Roman" w:eastAsia="Times New Roman" w:hAnsi="Times New Roman" w:cs="Times New Roman"/>
          <w:kern w:val="0"/>
          <w14:ligatures w14:val="none"/>
        </w:rPr>
        <w:t xml:space="preserve">. </w:t>
      </w:r>
      <w:r w:rsidR="00F328FB" w:rsidRPr="00F328FB">
        <w:rPr>
          <w:rFonts w:ascii="Times New Roman" w:eastAsia="Times New Roman" w:hAnsi="Times New Roman" w:cs="Times New Roman"/>
          <w:kern w:val="0"/>
          <w14:ligatures w14:val="none"/>
        </w:rPr>
        <w:t xml:space="preserve"> </w:t>
      </w:r>
      <w:ins w:id="1" w:author="Muhammed Bulutay" w:date="2025-11-14T15:00:00Z">
        <w:r w:rsidR="00F328FB">
          <w:rPr>
            <w:rFonts w:ascii="Times New Roman" w:eastAsia="Times New Roman" w:hAnsi="Times New Roman" w:cs="Times New Roman"/>
            <w:kern w:val="0"/>
            <w14:ligatures w14:val="none"/>
          </w:rPr>
          <w:t>Figure below shows an example.</w:t>
        </w:r>
        <w:r w:rsidR="00F328FB" w:rsidRPr="00FA733A">
          <w:rPr>
            <w:rFonts w:ascii="Times New Roman" w:eastAsia="Times New Roman" w:hAnsi="Times New Roman" w:cs="Times New Roman"/>
            <w:kern w:val="0"/>
            <w14:ligatures w14:val="none"/>
          </w:rPr>
          <w:t xml:space="preserve"> </w:t>
        </w:r>
        <w:commentRangeStart w:id="2"/>
        <w:commentRangeEnd w:id="2"/>
        <w:r w:rsidR="00F328FB">
          <w:rPr>
            <w:rStyle w:val="Kommentarzeichen"/>
          </w:rPr>
          <w:commentReference w:id="2"/>
        </w:r>
        <w:commentRangeStart w:id="3"/>
        <w:commentRangeEnd w:id="3"/>
        <w:r w:rsidR="00F328FB">
          <w:rPr>
            <w:rStyle w:val="Kommentarzeichen"/>
          </w:rPr>
          <w:commentReference w:id="3"/>
        </w:r>
        <w:r w:rsidR="00F328FB">
          <w:rPr>
            <w:rFonts w:ascii="Times New Roman" w:eastAsia="Times New Roman" w:hAnsi="Times New Roman" w:cs="Times New Roman"/>
            <w:kern w:val="0"/>
            <w14:ligatures w14:val="none"/>
          </w:rPr>
          <w:t>Every round, there will be a different hint graph.</w:t>
        </w:r>
      </w:ins>
    </w:p>
    <w:p w14:paraId="324BFA86" w14:textId="77777777" w:rsidR="00F328FB" w:rsidRDefault="00F328FB" w:rsidP="00F328FB">
      <w:pPr>
        <w:spacing w:before="100" w:beforeAutospacing="1" w:after="120" w:line="240" w:lineRule="auto"/>
        <w:jc w:val="center"/>
        <w:rPr>
          <w:ins w:id="4" w:author="Muhammed Bulutay" w:date="2025-11-14T15:00:00Z"/>
          <w:rFonts w:ascii="Times New Roman" w:eastAsia="Times New Roman" w:hAnsi="Times New Roman" w:cs="Times New Roman"/>
          <w:kern w:val="0"/>
          <w14:ligatures w14:val="none"/>
        </w:rPr>
      </w:pPr>
      <w:ins w:id="5" w:author="Muhammed Bulutay" w:date="2025-11-14T15:00:00Z">
        <w:r>
          <w:rPr>
            <w:rFonts w:ascii="Times New Roman" w:hAnsi="Times New Roman" w:cs="Times New Roman"/>
            <w:noProof/>
          </w:rPr>
          <w:drawing>
            <wp:inline distT="0" distB="0" distL="0" distR="0" wp14:anchorId="73BAB447" wp14:editId="076A5053">
              <wp:extent cx="2705100" cy="270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inline>
          </w:drawing>
        </w:r>
      </w:ins>
    </w:p>
    <w:p w14:paraId="775AD9F3" w14:textId="5F053225" w:rsidR="00F328FB" w:rsidRDefault="00F328FB" w:rsidP="00F328FB">
      <w:pPr>
        <w:spacing w:before="100" w:beforeAutospacing="1" w:after="120" w:line="240" w:lineRule="auto"/>
        <w:jc w:val="center"/>
        <w:rPr>
          <w:rFonts w:ascii="Times New Roman" w:eastAsia="Times New Roman" w:hAnsi="Times New Roman" w:cs="Times New Roman"/>
          <w:kern w:val="0"/>
          <w14:ligatures w14:val="none"/>
        </w:rPr>
      </w:pPr>
      <w:ins w:id="6" w:author="Muhammed Bulutay" w:date="2025-11-14T15:00:00Z">
        <w:r>
          <w:rPr>
            <w:rFonts w:ascii="Times New Roman" w:eastAsia="Times New Roman" w:hAnsi="Times New Roman" w:cs="Times New Roman"/>
            <w:kern w:val="0"/>
            <w14:ligatures w14:val="none"/>
          </w:rPr>
          <w:t>Figure: Example hint.</w:t>
        </w:r>
      </w:ins>
    </w:p>
    <w:p w14:paraId="2670DA86" w14:textId="4048A1E9" w:rsidR="000834EE" w:rsidRDefault="00FA733A" w:rsidP="005269C8">
      <w:pPr>
        <w:spacing w:before="100" w:beforeAutospacing="1" w:after="120" w:line="240" w:lineRule="auto"/>
        <w:jc w:val="both"/>
        <w:rPr>
          <w:rFonts w:ascii="Times New Roman" w:eastAsia="Times New Roman" w:hAnsi="Times New Roman" w:cs="Times New Roman"/>
          <w:kern w:val="0"/>
          <w14:ligatures w14:val="none"/>
        </w:rPr>
      </w:pPr>
      <w:r w:rsidRPr="00FA733A">
        <w:rPr>
          <w:rFonts w:ascii="Times New Roman" w:eastAsia="Times New Roman" w:hAnsi="Times New Roman" w:cs="Times New Roman"/>
          <w:kern w:val="0"/>
          <w14:ligatures w14:val="none"/>
        </w:rPr>
        <w:t xml:space="preserve">If a majority of the dots (&gt;200) are colored </w:t>
      </w:r>
      <w:r w:rsidRPr="000834EE">
        <w:rPr>
          <w:rFonts w:ascii="Times New Roman" w:eastAsia="Times New Roman" w:hAnsi="Times New Roman" w:cs="Times New Roman"/>
          <w:b/>
          <w:bCs/>
          <w:i/>
          <w:iCs/>
          <w:color w:val="0066FF"/>
          <w:kern w:val="0"/>
          <w14:ligatures w14:val="none"/>
        </w:rPr>
        <w:t>blue</w:t>
      </w:r>
      <w:r w:rsidRPr="00FA733A">
        <w:rPr>
          <w:rFonts w:ascii="Times New Roman" w:eastAsia="Times New Roman" w:hAnsi="Times New Roman" w:cs="Times New Roman"/>
          <w:kern w:val="0"/>
          <w14:ligatures w14:val="none"/>
        </w:rPr>
        <w:t xml:space="preserve">, the price level </w:t>
      </w:r>
      <m:oMath>
        <m:sSub>
          <m:sSubPr>
            <m:ctrlPr>
              <w:rPr>
                <w:rFonts w:ascii="Cambria Math" w:eastAsia="Times New Roman" w:hAnsi="Cambria Math" w:cs="Times New Roman"/>
                <w:color w:val="0066FF"/>
                <w:kern w:val="0"/>
                <w14:ligatures w14:val="none"/>
              </w:rPr>
            </m:ctrlPr>
          </m:sSubPr>
          <m:e>
            <m:r>
              <w:rPr>
                <w:rFonts w:ascii="Cambria Math" w:eastAsia="Times New Roman" w:hAnsi="Cambria Math" w:cs="Times New Roman"/>
                <w:color w:val="0066FF"/>
                <w:kern w:val="0"/>
                <w14:ligatures w14:val="none"/>
              </w:rPr>
              <m:t>P</m:t>
            </m:r>
          </m:e>
          <m:sub>
            <m:r>
              <w:rPr>
                <w:rFonts w:ascii="Cambria Math" w:eastAsia="Times New Roman" w:hAnsi="Cambria Math" w:cs="Times New Roman"/>
                <w:color w:val="0066FF"/>
                <w:kern w:val="0"/>
                <w14:ligatures w14:val="none"/>
              </w:rPr>
              <m:t>2</m:t>
            </m:r>
          </m:sub>
        </m:sSub>
        <m:r>
          <w:rPr>
            <w:rFonts w:ascii="Cambria Math" w:eastAsia="Times New Roman" w:hAnsi="Cambria Math" w:cs="Times New Roman"/>
            <w:color w:val="0066FF"/>
            <w:kern w:val="0"/>
            <w14:ligatures w14:val="none"/>
          </w:rPr>
          <m:t>=0.5</m:t>
        </m:r>
      </m:oMath>
      <w:r w:rsidR="000834EE">
        <w:rPr>
          <w:rFonts w:ascii="Times New Roman" w:eastAsia="Times New Roman" w:hAnsi="Times New Roman" w:cs="Times New Roman"/>
          <w:kern w:val="0"/>
          <w14:ligatures w14:val="none"/>
        </w:rPr>
        <w:t>.</w:t>
      </w:r>
    </w:p>
    <w:p w14:paraId="6EAC198A" w14:textId="0435DCF5" w:rsidR="000834EE" w:rsidRDefault="000834EE" w:rsidP="005269C8">
      <w:pPr>
        <w:spacing w:before="100" w:beforeAutospacing="1" w:after="120" w:line="240" w:lineRule="auto"/>
        <w:jc w:val="both"/>
        <w:rPr>
          <w:rFonts w:ascii="Times New Roman" w:eastAsia="Times New Roman" w:hAnsi="Times New Roman" w:cs="Times New Roman"/>
          <w:kern w:val="0"/>
          <w14:ligatures w14:val="none"/>
        </w:rPr>
      </w:pPr>
      <w:r w:rsidRPr="00FA733A">
        <w:rPr>
          <w:rFonts w:ascii="Times New Roman" w:eastAsia="Times New Roman" w:hAnsi="Times New Roman" w:cs="Times New Roman"/>
          <w:kern w:val="0"/>
          <w14:ligatures w14:val="none"/>
        </w:rPr>
        <w:t xml:space="preserve">If a majority of the dots (&gt;200) are colored </w:t>
      </w:r>
      <w:r w:rsidRPr="000834EE">
        <w:rPr>
          <w:rFonts w:ascii="Times New Roman" w:eastAsia="Times New Roman" w:hAnsi="Times New Roman" w:cs="Times New Roman"/>
          <w:b/>
          <w:bCs/>
          <w:i/>
          <w:iCs/>
          <w:color w:val="FF0000"/>
          <w:kern w:val="0"/>
          <w14:ligatures w14:val="none"/>
        </w:rPr>
        <w:t>red</w:t>
      </w:r>
      <w:r w:rsidRPr="00FA733A">
        <w:rPr>
          <w:rFonts w:ascii="Times New Roman" w:eastAsia="Times New Roman" w:hAnsi="Times New Roman" w:cs="Times New Roman"/>
          <w:kern w:val="0"/>
          <w14:ligatures w14:val="none"/>
        </w:rPr>
        <w:t xml:space="preserve">, the price level </w:t>
      </w:r>
      <m:oMath>
        <m:sSub>
          <m:sSubPr>
            <m:ctrlPr>
              <w:rPr>
                <w:rFonts w:ascii="Cambria Math" w:eastAsia="Times New Roman" w:hAnsi="Cambria Math" w:cs="Times New Roman"/>
                <w:color w:val="FF0000"/>
                <w:kern w:val="0"/>
                <w14:ligatures w14:val="none"/>
              </w:rPr>
            </m:ctrlPr>
          </m:sSubPr>
          <m:e>
            <m:r>
              <w:rPr>
                <w:rFonts w:ascii="Cambria Math" w:eastAsia="Times New Roman" w:hAnsi="Cambria Math" w:cs="Times New Roman"/>
                <w:color w:val="FF0000"/>
                <w:kern w:val="0"/>
                <w14:ligatures w14:val="none"/>
              </w:rPr>
              <m:t>P</m:t>
            </m:r>
          </m:e>
          <m:sub>
            <m:r>
              <w:rPr>
                <w:rFonts w:ascii="Cambria Math" w:eastAsia="Times New Roman" w:hAnsi="Cambria Math" w:cs="Times New Roman"/>
                <w:color w:val="FF0000"/>
                <w:kern w:val="0"/>
                <w14:ligatures w14:val="none"/>
              </w:rPr>
              <m:t>2</m:t>
            </m:r>
          </m:sub>
        </m:sSub>
        <m:r>
          <w:rPr>
            <w:rFonts w:ascii="Cambria Math" w:eastAsia="Times New Roman" w:hAnsi="Cambria Math" w:cs="Times New Roman"/>
            <w:color w:val="FF0000"/>
            <w:kern w:val="0"/>
            <w14:ligatures w14:val="none"/>
          </w:rPr>
          <m:t>=2</m:t>
        </m:r>
      </m:oMath>
      <w:r>
        <w:rPr>
          <w:rFonts w:ascii="Times New Roman" w:eastAsia="Times New Roman" w:hAnsi="Times New Roman" w:cs="Times New Roman"/>
          <w:kern w:val="0"/>
          <w14:ligatures w14:val="none"/>
        </w:rPr>
        <w:t>.</w:t>
      </w:r>
    </w:p>
    <w:p w14:paraId="5FAA6C66" w14:textId="306F0923" w:rsidR="006426E1" w:rsidRDefault="00B82F47"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number of blue and red colored dots will never be equal</w:t>
      </w:r>
      <w:r w:rsidR="008E24FC">
        <w:rPr>
          <w:rFonts w:ascii="Times New Roman" w:eastAsia="Times New Roman" w:hAnsi="Times New Roman" w:cs="Times New Roman"/>
          <w:kern w:val="0"/>
          <w14:ligatures w14:val="none"/>
        </w:rPr>
        <w:t>.</w:t>
      </w:r>
      <w:r w:rsidR="00FA733A" w:rsidRPr="00FA733A">
        <w:rPr>
          <w:rFonts w:ascii="Times New Roman" w:eastAsia="Times New Roman" w:hAnsi="Times New Roman" w:cs="Times New Roman"/>
          <w:kern w:val="0"/>
          <w14:ligatures w14:val="none"/>
        </w:rPr>
        <w:t xml:space="preserve"> </w:t>
      </w:r>
      <w:bookmarkStart w:id="7" w:name="_Hlk212680162"/>
      <w:r w:rsidR="00FA733A" w:rsidRPr="00FA733A">
        <w:rPr>
          <w:rFonts w:ascii="Times New Roman" w:eastAsia="Times New Roman" w:hAnsi="Times New Roman" w:cs="Times New Roman"/>
          <w:kern w:val="0"/>
          <w14:ligatures w14:val="none"/>
        </w:rPr>
        <w:t xml:space="preserve">When you click the </w:t>
      </w:r>
      <w:r w:rsidR="00E24356">
        <w:rPr>
          <w:rFonts w:ascii="Times New Roman" w:eastAsia="Times New Roman" w:hAnsi="Times New Roman" w:cs="Times New Roman"/>
          <w:kern w:val="0"/>
          <w14:ligatures w14:val="none"/>
        </w:rPr>
        <w:t>“</w:t>
      </w:r>
      <w:r w:rsidR="00FA733A" w:rsidRPr="000834EE">
        <w:rPr>
          <w:rFonts w:ascii="Times New Roman" w:eastAsia="Times New Roman" w:hAnsi="Times New Roman" w:cs="Times New Roman"/>
          <w:b/>
          <w:bCs/>
          <w:kern w:val="0"/>
          <w14:ligatures w14:val="none"/>
        </w:rPr>
        <w:t xml:space="preserve">Get </w:t>
      </w:r>
      <w:r w:rsidR="00E24356">
        <w:rPr>
          <w:rFonts w:ascii="Times New Roman" w:eastAsia="Times New Roman" w:hAnsi="Times New Roman" w:cs="Times New Roman"/>
          <w:b/>
          <w:bCs/>
          <w:kern w:val="0"/>
          <w14:ligatures w14:val="none"/>
        </w:rPr>
        <w:t>hint”</w:t>
      </w:r>
      <w:r w:rsidR="00FA733A" w:rsidRPr="000834EE">
        <w:rPr>
          <w:rFonts w:ascii="Times New Roman" w:eastAsia="Times New Roman" w:hAnsi="Times New Roman" w:cs="Times New Roman"/>
          <w:b/>
          <w:bCs/>
          <w:kern w:val="0"/>
          <w14:ligatures w14:val="none"/>
        </w:rPr>
        <w:t xml:space="preserve"> button</w:t>
      </w:r>
      <w:r w:rsidR="00FA733A" w:rsidRPr="00FA733A">
        <w:rPr>
          <w:rFonts w:ascii="Times New Roman" w:eastAsia="Times New Roman" w:hAnsi="Times New Roman" w:cs="Times New Roman"/>
          <w:kern w:val="0"/>
          <w14:ligatures w14:val="none"/>
        </w:rPr>
        <w:t xml:space="preserve">, you will </w:t>
      </w:r>
      <w:r w:rsidR="002C6654">
        <w:rPr>
          <w:rFonts w:ascii="Times New Roman" w:eastAsia="Times New Roman" w:hAnsi="Times New Roman" w:cs="Times New Roman"/>
          <w:kern w:val="0"/>
          <w14:ligatures w14:val="none"/>
        </w:rPr>
        <w:t xml:space="preserve">only </w:t>
      </w:r>
      <w:r w:rsidR="00FA733A" w:rsidRPr="00FA733A">
        <w:rPr>
          <w:rFonts w:ascii="Times New Roman" w:eastAsia="Times New Roman" w:hAnsi="Times New Roman" w:cs="Times New Roman"/>
          <w:kern w:val="0"/>
          <w14:ligatures w14:val="none"/>
        </w:rPr>
        <w:t xml:space="preserve">have </w:t>
      </w:r>
      <w:r w:rsidR="00FA733A" w:rsidRPr="000834EE">
        <w:rPr>
          <w:rFonts w:ascii="Times New Roman" w:eastAsia="Times New Roman" w:hAnsi="Times New Roman" w:cs="Times New Roman"/>
          <w:b/>
          <w:bCs/>
          <w:kern w:val="0"/>
          <w14:ligatures w14:val="none"/>
        </w:rPr>
        <w:t xml:space="preserve">8 seconds to see this </w:t>
      </w:r>
      <w:r w:rsidR="00E24356">
        <w:rPr>
          <w:rFonts w:ascii="Times New Roman" w:eastAsia="Times New Roman" w:hAnsi="Times New Roman" w:cs="Times New Roman"/>
          <w:b/>
          <w:bCs/>
          <w:kern w:val="0"/>
          <w14:ligatures w14:val="none"/>
        </w:rPr>
        <w:t>graph</w:t>
      </w:r>
      <w:r w:rsidR="00FA733A" w:rsidRPr="00FA733A">
        <w:rPr>
          <w:rFonts w:ascii="Times New Roman" w:eastAsia="Times New Roman" w:hAnsi="Times New Roman" w:cs="Times New Roman"/>
          <w:kern w:val="0"/>
          <w14:ligatures w14:val="none"/>
        </w:rPr>
        <w:t xml:space="preserve">. </w:t>
      </w:r>
      <w:r w:rsidR="006426E1">
        <w:rPr>
          <w:rFonts w:ascii="Times New Roman" w:eastAsia="Times New Roman" w:hAnsi="Times New Roman" w:cs="Times New Roman"/>
          <w:kern w:val="0"/>
          <w14:ligatures w14:val="none"/>
        </w:rPr>
        <w:t xml:space="preserve">After you saw the graph, </w:t>
      </w:r>
      <w:r w:rsidR="00FA733A" w:rsidRPr="00FA733A">
        <w:rPr>
          <w:rFonts w:ascii="Times New Roman" w:eastAsia="Times New Roman" w:hAnsi="Times New Roman" w:cs="Times New Roman"/>
          <w:kern w:val="0"/>
          <w14:ligatures w14:val="none"/>
        </w:rPr>
        <w:t xml:space="preserve">you will </w:t>
      </w:r>
      <w:r w:rsidR="00E24356">
        <w:rPr>
          <w:rFonts w:ascii="Times New Roman" w:eastAsia="Times New Roman" w:hAnsi="Times New Roman" w:cs="Times New Roman"/>
          <w:kern w:val="0"/>
          <w14:ligatures w14:val="none"/>
        </w:rPr>
        <w:t xml:space="preserve">be asked </w:t>
      </w:r>
      <w:r w:rsidR="00FA733A" w:rsidRPr="00FA733A">
        <w:rPr>
          <w:rFonts w:ascii="Times New Roman" w:eastAsia="Times New Roman" w:hAnsi="Times New Roman" w:cs="Times New Roman"/>
          <w:kern w:val="0"/>
          <w14:ligatures w14:val="none"/>
        </w:rPr>
        <w:t xml:space="preserve">to </w:t>
      </w:r>
      <w:r w:rsidR="006426E1" w:rsidRPr="006426E1">
        <w:rPr>
          <w:rFonts w:ascii="Times New Roman" w:eastAsia="Times New Roman" w:hAnsi="Times New Roman" w:cs="Times New Roman"/>
          <w:b/>
          <w:bCs/>
          <w:color w:val="FF0000"/>
          <w:kern w:val="0"/>
          <w14:ligatures w14:val="none"/>
        </w:rPr>
        <w:t>state your belief about whether the majority of dots is red</w:t>
      </w:r>
      <w:r w:rsidR="006426E1">
        <w:rPr>
          <w:rFonts w:ascii="Times New Roman" w:eastAsia="Times New Roman" w:hAnsi="Times New Roman" w:cs="Times New Roman"/>
          <w:kern w:val="0"/>
          <w14:ligatures w14:val="none"/>
        </w:rPr>
        <w:t xml:space="preserve">. </w:t>
      </w:r>
    </w:p>
    <w:p w14:paraId="4A072AC6" w14:textId="2EB97FC8" w:rsidR="00E24356" w:rsidRDefault="004C1E00"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Y</w:t>
      </w:r>
      <w:r w:rsidR="006426E1">
        <w:rPr>
          <w:rFonts w:ascii="Times New Roman" w:eastAsia="Times New Roman" w:hAnsi="Times New Roman" w:cs="Times New Roman"/>
          <w:kern w:val="0"/>
          <w14:ligatures w14:val="none"/>
        </w:rPr>
        <w:t xml:space="preserve">ou can state </w:t>
      </w:r>
      <w:r w:rsidR="00E24356">
        <w:rPr>
          <w:rFonts w:ascii="Times New Roman" w:eastAsia="Times New Roman" w:hAnsi="Times New Roman" w:cs="Times New Roman"/>
          <w:kern w:val="0"/>
          <w14:ligatures w14:val="none"/>
        </w:rPr>
        <w:t xml:space="preserve">your </w:t>
      </w:r>
      <w:r w:rsidR="006426E1">
        <w:rPr>
          <w:rFonts w:ascii="Times New Roman" w:eastAsia="Times New Roman" w:hAnsi="Times New Roman" w:cs="Times New Roman"/>
          <w:kern w:val="0"/>
          <w14:ligatures w14:val="none"/>
        </w:rPr>
        <w:t xml:space="preserve">belief using a slider or </w:t>
      </w:r>
      <w:r w:rsidR="0042316B">
        <w:rPr>
          <w:rFonts w:ascii="Times New Roman" w:eastAsia="Times New Roman" w:hAnsi="Times New Roman" w:cs="Times New Roman"/>
          <w:kern w:val="0"/>
          <w14:ligatures w14:val="none"/>
        </w:rPr>
        <w:t xml:space="preserve">type </w:t>
      </w:r>
      <w:r w:rsidR="006426E1">
        <w:rPr>
          <w:rFonts w:ascii="Times New Roman" w:eastAsia="Times New Roman" w:hAnsi="Times New Roman" w:cs="Times New Roman"/>
          <w:kern w:val="0"/>
          <w14:ligatures w14:val="none"/>
        </w:rPr>
        <w:t xml:space="preserve">the </w:t>
      </w:r>
      <w:r w:rsidR="006426E1" w:rsidRPr="006426E1">
        <w:rPr>
          <w:rFonts w:ascii="Times New Roman" w:eastAsia="Times New Roman" w:hAnsi="Times New Roman" w:cs="Times New Roman"/>
          <w:b/>
          <w:bCs/>
          <w:color w:val="FF0000"/>
          <w:kern w:val="0"/>
          <w14:ligatures w14:val="none"/>
        </w:rPr>
        <w:t>probability that you attribute to the majority of dots being red</w:t>
      </w:r>
      <w:r w:rsidR="006426E1">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 xml:space="preserve">This probability is denoted by </w:t>
      </w:r>
      <m:oMath>
        <m:r>
          <w:rPr>
            <w:rFonts w:ascii="Cambria Math" w:eastAsia="Times New Roman" w:hAnsi="Cambria Math" w:cs="Times New Roman"/>
            <w:kern w:val="0"/>
            <w14:ligatures w14:val="none"/>
          </w:rPr>
          <m:t>R</m:t>
        </m:r>
      </m:oMath>
      <w:r w:rsidR="00563140">
        <w:rPr>
          <w:rFonts w:ascii="Times New Roman" w:eastAsia="Times New Roman" w:hAnsi="Times New Roman" w:cs="Times New Roman"/>
          <w:kern w:val="0"/>
          <w14:ligatures w14:val="none"/>
        </w:rPr>
        <w:t xml:space="preserve">. </w:t>
      </w:r>
      <w:r w:rsidR="00B82F47">
        <w:rPr>
          <w:rFonts w:ascii="Times New Roman" w:eastAsia="Times New Roman" w:hAnsi="Times New Roman" w:cs="Times New Roman"/>
          <w:kern w:val="0"/>
          <w14:ligatures w14:val="none"/>
        </w:rPr>
        <w:t xml:space="preserve"> </w:t>
      </w:r>
      <w:r w:rsidR="00D90F21" w:rsidRPr="00D90F21">
        <w:rPr>
          <w:rFonts w:ascii="Times New Roman" w:hAnsi="Times New Roman" w:cs="Times New Roman"/>
        </w:rPr>
        <w:t>Selecting 1</w:t>
      </w:r>
      <w:r w:rsidR="00B82F47">
        <w:rPr>
          <w:rFonts w:ascii="Times New Roman" w:hAnsi="Times New Roman" w:cs="Times New Roman"/>
        </w:rPr>
        <w:t>00%</w:t>
      </w:r>
      <w:r w:rsidR="00D90F21" w:rsidRPr="00D90F21">
        <w:rPr>
          <w:rFonts w:ascii="Times New Roman" w:hAnsi="Times New Roman" w:cs="Times New Roman"/>
        </w:rPr>
        <w:t xml:space="preserve"> would indicate that you are certain </w:t>
      </w:r>
      <w:r w:rsidR="00771A18">
        <w:rPr>
          <w:rFonts w:ascii="Times New Roman" w:hAnsi="Times New Roman" w:cs="Times New Roman"/>
        </w:rPr>
        <w:t xml:space="preserve">that </w:t>
      </w:r>
      <w:r w:rsidR="00D90F21" w:rsidRPr="00D90F21">
        <w:rPr>
          <w:rFonts w:ascii="Times New Roman" w:hAnsi="Times New Roman" w:cs="Times New Roman"/>
        </w:rPr>
        <w:t>more than half of the dots are red. Selecting 0</w:t>
      </w:r>
      <w:r w:rsidR="00B82F47">
        <w:rPr>
          <w:rFonts w:ascii="Times New Roman" w:hAnsi="Times New Roman" w:cs="Times New Roman"/>
        </w:rPr>
        <w:t>%</w:t>
      </w:r>
      <w:r w:rsidR="00D90F21" w:rsidRPr="00D90F21">
        <w:rPr>
          <w:rFonts w:ascii="Times New Roman" w:hAnsi="Times New Roman" w:cs="Times New Roman"/>
        </w:rPr>
        <w:t xml:space="preserve"> would indicate that you are certain </w:t>
      </w:r>
      <w:r w:rsidR="00771A18">
        <w:rPr>
          <w:rFonts w:ascii="Times New Roman" w:hAnsi="Times New Roman" w:cs="Times New Roman"/>
        </w:rPr>
        <w:t xml:space="preserve">that </w:t>
      </w:r>
      <w:r w:rsidR="00D90F21" w:rsidRPr="00D90F21">
        <w:rPr>
          <w:rFonts w:ascii="Times New Roman" w:hAnsi="Times New Roman" w:cs="Times New Roman"/>
        </w:rPr>
        <w:t>more than half of the dots are blue.</w:t>
      </w:r>
      <w:r w:rsidR="006426E1">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However, if you are uncertain, you may state any probability between 0</w:t>
      </w:r>
      <w:r w:rsidR="00B82F47">
        <w:rPr>
          <w:rFonts w:ascii="Times New Roman" w:eastAsia="Times New Roman" w:hAnsi="Times New Roman" w:cs="Times New Roman"/>
          <w:kern w:val="0"/>
          <w14:ligatures w14:val="none"/>
        </w:rPr>
        <w:t>%</w:t>
      </w:r>
      <w:r w:rsidR="00563140">
        <w:rPr>
          <w:rFonts w:ascii="Times New Roman" w:eastAsia="Times New Roman" w:hAnsi="Times New Roman" w:cs="Times New Roman"/>
          <w:kern w:val="0"/>
          <w14:ligatures w14:val="none"/>
        </w:rPr>
        <w:t xml:space="preserve"> and 1</w:t>
      </w:r>
      <w:r w:rsidR="00B82F47">
        <w:rPr>
          <w:rFonts w:ascii="Times New Roman" w:eastAsia="Times New Roman" w:hAnsi="Times New Roman" w:cs="Times New Roman"/>
          <w:kern w:val="0"/>
          <w14:ligatures w14:val="none"/>
        </w:rPr>
        <w:t>00%</w:t>
      </w:r>
      <w:r w:rsidR="00563140">
        <w:rPr>
          <w:rFonts w:ascii="Times New Roman" w:eastAsia="Times New Roman" w:hAnsi="Times New Roman" w:cs="Times New Roman"/>
          <w:kern w:val="0"/>
          <w14:ligatures w14:val="none"/>
        </w:rPr>
        <w:t>.</w:t>
      </w:r>
      <w:r w:rsidR="006426E1">
        <w:rPr>
          <w:rFonts w:ascii="Times New Roman" w:eastAsia="Times New Roman" w:hAnsi="Times New Roman" w:cs="Times New Roman"/>
          <w:kern w:val="0"/>
          <w14:ligatures w14:val="none"/>
        </w:rPr>
        <w:t xml:space="preserve">   </w:t>
      </w:r>
    </w:p>
    <w:p w14:paraId="6655FF32" w14:textId="547F134D" w:rsidR="009D1D7F" w:rsidRDefault="009D1D7F" w:rsidP="005269C8">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b/>
          <w:bCs/>
          <w:kern w:val="0"/>
          <w14:ligatures w14:val="none"/>
        </w:rPr>
        <w:t>Belief payoff</w:t>
      </w:r>
      <w:r>
        <w:rPr>
          <w:rFonts w:ascii="Times New Roman" w:eastAsia="Times New Roman" w:hAnsi="Times New Roman" w:cs="Times New Roman"/>
          <w:kern w:val="0"/>
          <w14:ligatures w14:val="none"/>
        </w:rPr>
        <w:t>:</w:t>
      </w:r>
    </w:p>
    <w:p w14:paraId="512512CE" w14:textId="5C033EDD" w:rsidR="0042316B" w:rsidRDefault="009D1D7F"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can earn a bonus payoff of 2 Euros that is determined by how close your stated probability is to the actual outcome. More specifically,</w:t>
      </w:r>
      <w:r w:rsidR="0042316B">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 xml:space="preserve">you will receive 2 Euros with probability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00563140">
        <w:rPr>
          <w:rFonts w:ascii="Times New Roman" w:eastAsia="Times New Roman" w:hAnsi="Times New Roman" w:cs="Times New Roman"/>
          <w:kern w:val="0"/>
          <w14:ligatures w14:val="none"/>
        </w:rPr>
        <w:t xml:space="preserve"> if the majority of dots was red. If the majority of dots was blue, </w:t>
      </w:r>
      <w:r w:rsidR="00AA5133">
        <w:rPr>
          <w:rFonts w:ascii="Times New Roman" w:eastAsia="Times New Roman" w:hAnsi="Times New Roman" w:cs="Times New Roman"/>
          <w:kern w:val="0"/>
          <w14:ligatures w14:val="none"/>
        </w:rPr>
        <w:t xml:space="preserve">you receive 2 Euros with the </w:t>
      </w:r>
      <w:r w:rsidR="00AA5133" w:rsidRPr="00D90F21">
        <w:rPr>
          <w:rFonts w:ascii="Times New Roman" w:eastAsia="Times New Roman" w:hAnsi="Times New Roman" w:cs="Times New Roman"/>
          <w:kern w:val="0"/>
          <w14:ligatures w14:val="none"/>
        </w:rPr>
        <w:t xml:space="preserve">probability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(1-R)</m:t>
            </m:r>
          </m:e>
          <m:sup>
            <m:r>
              <w:rPr>
                <w:rFonts w:ascii="Cambria Math" w:eastAsia="Times New Roman" w:hAnsi="Cambria Math" w:cs="Times New Roman"/>
                <w:kern w:val="0"/>
                <w14:ligatures w14:val="none"/>
              </w:rPr>
              <m:t>2</m:t>
            </m:r>
          </m:sup>
        </m:sSup>
      </m:oMath>
      <w:r w:rsidR="00AA5133" w:rsidRPr="00D90F21">
        <w:rPr>
          <w:rFonts w:ascii="Times New Roman" w:eastAsia="Times New Roman" w:hAnsi="Times New Roman" w:cs="Times New Roman"/>
          <w:kern w:val="0"/>
          <w14:ligatures w14:val="none"/>
        </w:rPr>
        <w:t>. This rule makes sure that it is in your own interest to state your true belief.</w:t>
      </w:r>
    </w:p>
    <w:p w14:paraId="64EFF379" w14:textId="7B34132B" w:rsidR="0042316B" w:rsidRPr="00EE7F68" w:rsidRDefault="0042316B" w:rsidP="0042316B">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Final payoff:</w:t>
      </w:r>
    </w:p>
    <w:p w14:paraId="26EB4A29" w14:textId="77777777" w:rsidR="00037F22" w:rsidRDefault="0042316B" w:rsidP="005269C8">
      <w:pPr>
        <w:spacing w:before="100" w:beforeAutospacing="1" w:after="120" w:line="240" w:lineRule="auto"/>
        <w:jc w:val="both"/>
        <w:rPr>
          <w:ins w:id="8" w:author="Muhammed Bulutay" w:date="2025-11-14T15:03:00Z"/>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the end of the experiment, one of the 36 rounds will be randomly selected and your consumption payoff points from that round will determine your final monetary payoff. Another one of the 36 rounds will be randomly selected for the reward on your stated belief. </w:t>
      </w:r>
    </w:p>
    <w:p w14:paraId="441F2484" w14:textId="0329C2ED" w:rsidR="006426E1" w:rsidRDefault="003512BA" w:rsidP="005269C8">
      <w:pPr>
        <w:spacing w:before="100" w:beforeAutospacing="1" w:after="120" w:line="240" w:lineRule="auto"/>
        <w:jc w:val="both"/>
        <w:rPr>
          <w:ins w:id="9" w:author="Muhammed Bulutay" w:date="2025-11-14T14:59:00Z"/>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both chosen rounds, we will remind </w:t>
      </w:r>
      <w:r w:rsidR="00771A18">
        <w:rPr>
          <w:rFonts w:ascii="Times New Roman" w:eastAsia="Times New Roman" w:hAnsi="Times New Roman" w:cs="Times New Roman"/>
          <w:kern w:val="0"/>
          <w14:ligatures w14:val="none"/>
        </w:rPr>
        <w:t xml:space="preserve">you of </w:t>
      </w:r>
      <w:r>
        <w:rPr>
          <w:rFonts w:ascii="Times New Roman" w:eastAsia="Times New Roman" w:hAnsi="Times New Roman" w:cs="Times New Roman"/>
          <w:kern w:val="0"/>
          <w14:ligatures w14:val="none"/>
        </w:rPr>
        <w:t xml:space="preserve">your decisions and </w:t>
      </w:r>
      <w:r w:rsidR="00771A18">
        <w:rPr>
          <w:rFonts w:ascii="Times New Roman" w:eastAsia="Times New Roman" w:hAnsi="Times New Roman" w:cs="Times New Roman"/>
          <w:kern w:val="0"/>
          <w14:ligatures w14:val="none"/>
        </w:rPr>
        <w:t xml:space="preserve">show you the </w:t>
      </w:r>
      <w:r>
        <w:rPr>
          <w:rFonts w:ascii="Times New Roman" w:eastAsia="Times New Roman" w:hAnsi="Times New Roman" w:cs="Times New Roman"/>
          <w:kern w:val="0"/>
          <w14:ligatures w14:val="none"/>
        </w:rPr>
        <w:t xml:space="preserve">actual outcomes. For </w:t>
      </w:r>
      <w:r w:rsidR="00771A1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consumption choice, we will show you the actual Period 2 price level</w:t>
      </w:r>
      <w:r w:rsidR="00771A18">
        <w:rPr>
          <w:rFonts w:ascii="Times New Roman" w:eastAsia="Times New Roman" w:hAnsi="Times New Roman" w:cs="Times New Roman"/>
          <w:kern w:val="0"/>
          <w14:ligatures w14:val="none"/>
        </w:rPr>
        <w:t xml:space="preserve"> and the computer will calculate your resulting payoff points</w:t>
      </w:r>
      <w:r>
        <w:rPr>
          <w:rFonts w:ascii="Times New Roman" w:eastAsia="Times New Roman" w:hAnsi="Times New Roman" w:cs="Times New Roman"/>
          <w:kern w:val="0"/>
          <w14:ligatures w14:val="none"/>
        </w:rPr>
        <w:t xml:space="preserve">. For beliefs, the computer will run a lottery to determine whether you earned </w:t>
      </w:r>
      <w:r w:rsidR="00771A1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2 Euros bonus using your stated probability.</w:t>
      </w:r>
      <w:ins w:id="10" w:author="Muhammed Bulutay" w:date="2025-11-14T15:08:00Z">
        <w:r w:rsidR="00037F22">
          <w:rPr>
            <w:rFonts w:ascii="Times New Roman" w:eastAsia="Times New Roman" w:hAnsi="Times New Roman" w:cs="Times New Roman"/>
            <w:kern w:val="0"/>
            <w14:ligatures w14:val="none"/>
          </w:rPr>
          <w:t xml:space="preserve"> Y</w:t>
        </w:r>
      </w:ins>
      <w:ins w:id="11" w:author="Muhammed Bulutay" w:date="2025-11-14T15:04:00Z">
        <w:r w:rsidR="00037F22">
          <w:rPr>
            <w:rFonts w:ascii="Times New Roman" w:eastAsia="Times New Roman" w:hAnsi="Times New Roman" w:cs="Times New Roman"/>
            <w:kern w:val="0"/>
            <w14:ligatures w14:val="none"/>
          </w:rPr>
          <w:t>ou will only</w:t>
        </w:r>
      </w:ins>
      <w:ins w:id="12" w:author="Muhammed Bulutay" w:date="2025-11-14T15:09:00Z">
        <w:r w:rsidR="00037F22">
          <w:rPr>
            <w:rFonts w:ascii="Times New Roman" w:eastAsia="Times New Roman" w:hAnsi="Times New Roman" w:cs="Times New Roman"/>
            <w:kern w:val="0"/>
            <w14:ligatures w14:val="none"/>
          </w:rPr>
          <w:t xml:space="preserve"> see the actual outcomes for these two randomly chosen rounds. </w:t>
        </w:r>
      </w:ins>
    </w:p>
    <w:p w14:paraId="570313EA" w14:textId="4D4CDCCA" w:rsidR="00F328FB" w:rsidRDefault="00F328FB" w:rsidP="005269C8">
      <w:pPr>
        <w:spacing w:before="100" w:beforeAutospacing="1" w:after="120" w:line="240" w:lineRule="auto"/>
        <w:jc w:val="both"/>
        <w:rPr>
          <w:ins w:id="13" w:author="Muhammed Bulutay" w:date="2025-11-14T14:59:00Z"/>
          <w:rFonts w:ascii="Times New Roman" w:eastAsia="Times New Roman" w:hAnsi="Times New Roman" w:cs="Times New Roman"/>
          <w:kern w:val="0"/>
          <w14:ligatures w14:val="none"/>
        </w:rPr>
      </w:pPr>
      <w:ins w:id="14" w:author="Muhammed Bulutay" w:date="2025-11-14T14:59:00Z">
        <w:r w:rsidRPr="00F328FB">
          <w:rPr>
            <w:rFonts w:ascii="Times New Roman" w:eastAsia="Times New Roman" w:hAnsi="Times New Roman" w:cs="Times New Roman"/>
            <w:b/>
            <w:bCs/>
            <w:kern w:val="0"/>
            <w14:ligatures w14:val="none"/>
            <w:rPrChange w:id="15" w:author="Muhammed Bulutay" w:date="2025-11-14T15:00:00Z">
              <w:rPr>
                <w:rFonts w:ascii="Times New Roman" w:eastAsia="Times New Roman" w:hAnsi="Times New Roman" w:cs="Times New Roman"/>
                <w:kern w:val="0"/>
                <w14:ligatures w14:val="none"/>
              </w:rPr>
            </w:rPrChange>
          </w:rPr>
          <w:t>Training rounds</w:t>
        </w:r>
        <w:r>
          <w:rPr>
            <w:rFonts w:ascii="Times New Roman" w:eastAsia="Times New Roman" w:hAnsi="Times New Roman" w:cs="Times New Roman"/>
            <w:kern w:val="0"/>
            <w14:ligatures w14:val="none"/>
          </w:rPr>
          <w:t>:</w:t>
        </w:r>
      </w:ins>
    </w:p>
    <w:p w14:paraId="18BF035B" w14:textId="571A0224" w:rsidR="00F328FB" w:rsidDel="00037F22" w:rsidRDefault="00037F22" w:rsidP="005269C8">
      <w:pPr>
        <w:spacing w:before="100" w:beforeAutospacing="1" w:after="120" w:line="240" w:lineRule="auto"/>
        <w:jc w:val="both"/>
        <w:rPr>
          <w:del w:id="16" w:author="Muhammed Bulutay" w:date="2025-11-14T15:08:00Z"/>
          <w:rFonts w:ascii="Times New Roman" w:eastAsia="Times New Roman" w:hAnsi="Times New Roman" w:cs="Times New Roman"/>
          <w:kern w:val="0"/>
          <w14:ligatures w14:val="none"/>
        </w:rPr>
      </w:pPr>
      <w:ins w:id="17" w:author="Muhammed Bulutay" w:date="2025-11-14T15:08:00Z">
        <w:r w:rsidRPr="00037F22">
          <w:rPr>
            <w:rFonts w:ascii="Times New Roman" w:eastAsia="Times New Roman" w:hAnsi="Times New Roman" w:cs="Times New Roman"/>
            <w:kern w:val="0"/>
            <w14:ligatures w14:val="none"/>
          </w:rPr>
          <w:t xml:space="preserve">On the next screen, we will ask you a few questions about these instructions to ensure you understand them. Then, there will be two training rounds. These rounds are designed to familiarize you with the consumption decision screen. There will not be a price hint. Your decisions during these rounds will not affect your final payoff. We will provide feedback on your consumption decisions during these training </w:t>
        </w:r>
        <w:commentRangeStart w:id="18"/>
        <w:r w:rsidRPr="00037F22">
          <w:rPr>
            <w:rFonts w:ascii="Times New Roman" w:eastAsia="Times New Roman" w:hAnsi="Times New Roman" w:cs="Times New Roman"/>
            <w:kern w:val="0"/>
            <w14:ligatures w14:val="none"/>
          </w:rPr>
          <w:t>rounds</w:t>
        </w:r>
      </w:ins>
      <w:commentRangeEnd w:id="18"/>
      <w:r w:rsidR="0020436D">
        <w:rPr>
          <w:rStyle w:val="Kommentarzeichen"/>
        </w:rPr>
        <w:commentReference w:id="18"/>
      </w:r>
      <w:ins w:id="19" w:author="Muhammed Bulutay" w:date="2025-11-14T15:08:00Z">
        <w:r w:rsidRPr="00037F22">
          <w:rPr>
            <w:rFonts w:ascii="Times New Roman" w:eastAsia="Times New Roman" w:hAnsi="Times New Roman" w:cs="Times New Roman"/>
            <w:kern w:val="0"/>
            <w14:ligatures w14:val="none"/>
          </w:rPr>
          <w:t>.</w:t>
        </w:r>
      </w:ins>
    </w:p>
    <w:p w14:paraId="6258C4BF" w14:textId="77777777" w:rsidR="00037F22" w:rsidRDefault="00037F22" w:rsidP="005269C8">
      <w:pPr>
        <w:spacing w:before="100" w:beforeAutospacing="1" w:after="120" w:line="240" w:lineRule="auto"/>
        <w:jc w:val="both"/>
        <w:rPr>
          <w:ins w:id="20" w:author="Muhammed Bulutay" w:date="2025-11-14T15:08:00Z"/>
          <w:rFonts w:ascii="Times New Roman" w:eastAsia="Times New Roman" w:hAnsi="Times New Roman" w:cs="Times New Roman"/>
          <w:kern w:val="0"/>
          <w14:ligatures w14:val="none"/>
        </w:rPr>
      </w:pPr>
    </w:p>
    <w:p w14:paraId="62DDD829" w14:textId="42C76BA8" w:rsidR="006669B2" w:rsidRDefault="006669B2" w:rsidP="005269C8">
      <w:pPr>
        <w:spacing w:before="100" w:beforeAutospacing="1" w:after="120" w:line="240" w:lineRule="auto"/>
        <w:jc w:val="both"/>
        <w:rPr>
          <w:rFonts w:ascii="Times New Roman" w:eastAsia="Times New Roman" w:hAnsi="Times New Roman" w:cs="Times New Roman"/>
          <w:b/>
          <w:bCs/>
          <w:kern w:val="0"/>
          <w14:ligatures w14:val="none"/>
        </w:rPr>
      </w:pPr>
      <w:r w:rsidRPr="006669B2">
        <w:rPr>
          <w:rFonts w:ascii="Times New Roman" w:eastAsia="Times New Roman" w:hAnsi="Times New Roman" w:cs="Times New Roman"/>
          <w:b/>
          <w:bCs/>
          <w:kern w:val="0"/>
          <w14:ligatures w14:val="none"/>
        </w:rPr>
        <w:t>Specific rules for the three parts:</w:t>
      </w:r>
    </w:p>
    <w:p w14:paraId="7779DF20" w14:textId="7026158B" w:rsidR="002140E8" w:rsidRPr="006669B2" w:rsidRDefault="002140E8" w:rsidP="005269C8">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Part 1 instructions</w:t>
      </w:r>
    </w:p>
    <w:p w14:paraId="52FE06AC" w14:textId="2BD02144"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w:t>
      </w:r>
      <w:r w:rsidR="0014607A">
        <w:rPr>
          <w:rFonts w:ascii="Times New Roman" w:eastAsia="Times New Roman" w:hAnsi="Times New Roman" w:cs="Times New Roman"/>
          <w:kern w:val="0"/>
          <w14:ligatures w14:val="none"/>
        </w:rPr>
        <w:t>this part,</w:t>
      </w:r>
      <w:r>
        <w:rPr>
          <w:rFonts w:ascii="Times New Roman" w:eastAsia="Times New Roman" w:hAnsi="Times New Roman" w:cs="Times New Roman"/>
          <w:kern w:val="0"/>
          <w14:ligatures w14:val="none"/>
        </w:rPr>
        <w:t xml:space="preserve"> each round will start with </w:t>
      </w:r>
      <w:r w:rsidR="00623EC3">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price hint. </w:t>
      </w:r>
      <w:r w:rsidR="00510F44">
        <w:rPr>
          <w:rFonts w:ascii="Times New Roman" w:eastAsia="Times New Roman" w:hAnsi="Times New Roman" w:cs="Times New Roman"/>
          <w:kern w:val="0"/>
          <w14:ligatures w14:val="none"/>
        </w:rPr>
        <w:t xml:space="preserve">You have to check the hint by </w:t>
      </w:r>
      <w:r w:rsidR="00510F44" w:rsidRPr="00FA733A">
        <w:rPr>
          <w:rFonts w:ascii="Times New Roman" w:eastAsia="Times New Roman" w:hAnsi="Times New Roman" w:cs="Times New Roman"/>
          <w:kern w:val="0"/>
          <w14:ligatures w14:val="none"/>
        </w:rPr>
        <w:t>click</w:t>
      </w:r>
      <w:r w:rsidR="00510F44">
        <w:rPr>
          <w:rFonts w:ascii="Times New Roman" w:eastAsia="Times New Roman" w:hAnsi="Times New Roman" w:cs="Times New Roman"/>
          <w:kern w:val="0"/>
          <w14:ligatures w14:val="none"/>
        </w:rPr>
        <w:t xml:space="preserve">ing on </w:t>
      </w:r>
      <w:r w:rsidR="00510F44" w:rsidRPr="00FA733A">
        <w:rPr>
          <w:rFonts w:ascii="Times New Roman" w:eastAsia="Times New Roman" w:hAnsi="Times New Roman" w:cs="Times New Roman"/>
          <w:kern w:val="0"/>
          <w14:ligatures w14:val="none"/>
        </w:rPr>
        <w:t xml:space="preserve">the </w:t>
      </w:r>
      <w:r w:rsidR="00510F44" w:rsidRPr="00510F44">
        <w:rPr>
          <w:rFonts w:ascii="Times New Roman" w:eastAsia="Times New Roman" w:hAnsi="Times New Roman" w:cs="Times New Roman"/>
          <w:kern w:val="0"/>
          <w14:ligatures w14:val="none"/>
        </w:rPr>
        <w:t>“Get hint” button</w:t>
      </w:r>
      <w:r w:rsidR="00510F44">
        <w:rPr>
          <w:rFonts w:ascii="Times New Roman" w:eastAsia="Times New Roman" w:hAnsi="Times New Roman" w:cs="Times New Roman"/>
          <w:kern w:val="0"/>
          <w14:ligatures w14:val="none"/>
        </w:rPr>
        <w:t xml:space="preserve"> so that you can see the matrix with red and blue dots for </w:t>
      </w:r>
      <w:r w:rsidR="00510F44" w:rsidRPr="005269C8">
        <w:rPr>
          <w:rFonts w:ascii="Times New Roman" w:eastAsia="Times New Roman" w:hAnsi="Times New Roman" w:cs="Times New Roman"/>
          <w:b/>
          <w:bCs/>
          <w:kern w:val="0"/>
          <w14:ligatures w14:val="none"/>
        </w:rPr>
        <w:t>8 seconds</w:t>
      </w:r>
      <w:r w:rsidR="00510F44">
        <w:rPr>
          <w:rFonts w:ascii="Times New Roman" w:eastAsia="Times New Roman" w:hAnsi="Times New Roman" w:cs="Times New Roman"/>
          <w:kern w:val="0"/>
          <w14:ligatures w14:val="none"/>
        </w:rPr>
        <w:t xml:space="preserve">. Then you must state the probability that you attribute to the majority of dots being red. </w:t>
      </w:r>
    </w:p>
    <w:p w14:paraId="64E155B2" w14:textId="7DD2AB52"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you confirmed the stated probability that you attribute to the majority of dots being red, you will be informed about your endowment profile and the potential payoffs associated with the various possible consumption choices for both prices.</w:t>
      </w:r>
      <w:r w:rsidR="00072400">
        <w:rPr>
          <w:rFonts w:ascii="Times New Roman" w:eastAsia="Times New Roman" w:hAnsi="Times New Roman" w:cs="Times New Roman"/>
          <w:kern w:val="0"/>
          <w14:ligatures w14:val="none"/>
        </w:rPr>
        <w:t xml:space="preserve"> </w:t>
      </w:r>
      <w:r w:rsidR="00072400" w:rsidRPr="00623EC3">
        <w:rPr>
          <w:rFonts w:ascii="Times New Roman" w:eastAsia="Times New Roman" w:hAnsi="Times New Roman" w:cs="Times New Roman"/>
          <w:kern w:val="0"/>
          <w14:ligatures w14:val="none"/>
        </w:rPr>
        <w:t xml:space="preserve">You will also see your own stated belief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072400" w:rsidRPr="00623EC3">
        <w:rPr>
          <w:rFonts w:ascii="Times New Roman" w:eastAsia="Times New Roman" w:hAnsi="Times New Roman" w:cs="Times New Roman"/>
          <w:kern w:val="0"/>
          <w14:ligatures w14:val="none"/>
        </w:rPr>
        <w:t>.</w:t>
      </w:r>
    </w:p>
    <w:p w14:paraId="4E7F795E" w14:textId="16C5148E"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After </w:t>
      </w:r>
      <w:r w:rsidR="00510F44">
        <w:rPr>
          <w:rFonts w:ascii="Times New Roman" w:eastAsia="Times New Roman" w:hAnsi="Times New Roman" w:cs="Times New Roman"/>
          <w:kern w:val="0"/>
          <w14:ligatures w14:val="none"/>
        </w:rPr>
        <w:t xml:space="preserve">selecting and </w:t>
      </w:r>
      <w:r>
        <w:rPr>
          <w:rFonts w:ascii="Times New Roman" w:eastAsia="Times New Roman" w:hAnsi="Times New Roman" w:cs="Times New Roman"/>
          <w:kern w:val="0"/>
          <w14:ligatures w14:val="none"/>
        </w:rPr>
        <w:t>confirming your consumption choice, the next round starts with a new price hint.</w:t>
      </w:r>
    </w:p>
    <w:p w14:paraId="0CBC80DF" w14:textId="40E1B44A" w:rsidR="00285B0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rounds. </w:t>
      </w:r>
    </w:p>
    <w:p w14:paraId="10250EF3" w14:textId="0370C25B" w:rsidR="0014607A" w:rsidRDefault="0014607A" w:rsidP="00623EC3">
      <w:pPr>
        <w:spacing w:before="100" w:beforeAutospacing="1" w:after="120" w:line="240" w:lineRule="auto"/>
        <w:jc w:val="both"/>
        <w:rPr>
          <w:rFonts w:ascii="Times New Roman" w:eastAsia="Times New Roman" w:hAnsi="Times New Roman" w:cs="Times New Roman"/>
          <w:kern w:val="0"/>
          <w14:ligatures w14:val="none"/>
        </w:rPr>
      </w:pPr>
      <w:r w:rsidRPr="00623EC3">
        <w:rPr>
          <w:rFonts w:ascii="Times New Roman" w:eastAsia="Times New Roman" w:hAnsi="Times New Roman" w:cs="Times New Roman"/>
          <w:b/>
          <w:bCs/>
          <w:kern w:val="0"/>
          <w14:ligatures w14:val="none"/>
        </w:rPr>
        <w:t>Part 2 instructions</w:t>
      </w:r>
      <w:r>
        <w:rPr>
          <w:rFonts w:ascii="Times New Roman" w:eastAsia="Times New Roman" w:hAnsi="Times New Roman" w:cs="Times New Roman"/>
          <w:kern w:val="0"/>
          <w14:ligatures w14:val="none"/>
        </w:rPr>
        <w:t>:</w:t>
      </w:r>
    </w:p>
    <w:p w14:paraId="4F26569C" w14:textId="6698FFC9" w:rsidR="00510F44" w:rsidRDefault="00285B02" w:rsidP="00623EC3">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kern w:val="0"/>
          <w14:ligatures w14:val="none"/>
        </w:rPr>
        <w:t xml:space="preserve">In </w:t>
      </w:r>
      <w:r w:rsidR="0014607A" w:rsidRPr="005269C8">
        <w:rPr>
          <w:rFonts w:ascii="Times New Roman" w:eastAsia="Times New Roman" w:hAnsi="Times New Roman" w:cs="Times New Roman"/>
          <w:kern w:val="0"/>
          <w14:ligatures w14:val="none"/>
        </w:rPr>
        <w:t>this part,</w:t>
      </w:r>
      <w:r>
        <w:rPr>
          <w:rFonts w:ascii="Times New Roman" w:eastAsia="Times New Roman" w:hAnsi="Times New Roman" w:cs="Times New Roman"/>
          <w:kern w:val="0"/>
          <w14:ligatures w14:val="none"/>
        </w:rPr>
        <w:t xml:space="preserve"> each round will start with a</w:t>
      </w:r>
      <w:r w:rsidR="00510F44">
        <w:rPr>
          <w:rFonts w:ascii="Times New Roman" w:eastAsia="Times New Roman" w:hAnsi="Times New Roman" w:cs="Times New Roman"/>
          <w:kern w:val="0"/>
          <w14:ligatures w14:val="none"/>
        </w:rPr>
        <w:t xml:space="preserve">n information about your endowment profile in this period. You will also see the table with the possible consumption choices and the potential payoffs associated with these choices for both prices. However, you cannot yet make your consumption choice. Before you can do that, you will get the hint for the price level in Period 2. </w:t>
      </w:r>
    </w:p>
    <w:p w14:paraId="2D00B820" w14:textId="324068FE" w:rsidR="00EE7F68" w:rsidRDefault="00510F44"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proceed, you must click on the button “I saw my endowment profile and want to proceed”.</w:t>
      </w:r>
      <w:r w:rsidR="00EE7F6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After you clicked this button, you will get </w:t>
      </w:r>
      <w:r w:rsidR="00EE7F68">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price hint</w:t>
      </w:r>
      <w:r w:rsidR="00EE7F68">
        <w:rPr>
          <w:rFonts w:ascii="Times New Roman" w:eastAsia="Times New Roman" w:hAnsi="Times New Roman" w:cs="Times New Roman"/>
          <w:kern w:val="0"/>
          <w14:ligatures w14:val="none"/>
        </w:rPr>
        <w:t xml:space="preserve"> for this round</w:t>
      </w:r>
      <w:r>
        <w:rPr>
          <w:rFonts w:ascii="Times New Roman" w:eastAsia="Times New Roman" w:hAnsi="Times New Roman" w:cs="Times New Roman"/>
          <w:kern w:val="0"/>
          <w14:ligatures w14:val="none"/>
        </w:rPr>
        <w:t xml:space="preserve">. </w:t>
      </w:r>
    </w:p>
    <w:p w14:paraId="237548EA" w14:textId="1E7CBA85" w:rsidR="00510F44" w:rsidRDefault="00510F44"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you confirmed the stated probability that you attribute to the majority of dots being red, you will be reminded about your endowment profile and the potential payoffs associated with the various possible consumption choices for both prices</w:t>
      </w:r>
      <w:r w:rsidRPr="005269C8">
        <w:rPr>
          <w:rFonts w:ascii="Times New Roman" w:eastAsia="Times New Roman" w:hAnsi="Times New Roman" w:cs="Times New Roman"/>
          <w:kern w:val="0"/>
          <w14:ligatures w14:val="none"/>
        </w:rPr>
        <w:t xml:space="preserve">. </w:t>
      </w:r>
      <w:r w:rsidR="00072400" w:rsidRPr="005269C8">
        <w:rPr>
          <w:rFonts w:ascii="Times New Roman" w:eastAsia="Times New Roman" w:hAnsi="Times New Roman" w:cs="Times New Roman"/>
          <w:kern w:val="0"/>
          <w14:ligatures w14:val="none"/>
        </w:rPr>
        <w:t xml:space="preserve">You will also see your own stated belief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072400" w:rsidRPr="005269C8">
        <w:rPr>
          <w:rFonts w:ascii="Times New Roman" w:eastAsia="Times New Roman" w:hAnsi="Times New Roman" w:cs="Times New Roman"/>
          <w:kern w:val="0"/>
          <w14:ligatures w14:val="none"/>
        </w:rPr>
        <w:t xml:space="preserve">. </w:t>
      </w:r>
      <w:r w:rsidRPr="005269C8">
        <w:rPr>
          <w:rFonts w:ascii="Times New Roman" w:eastAsia="Times New Roman" w:hAnsi="Times New Roman" w:cs="Times New Roman"/>
          <w:kern w:val="0"/>
          <w14:ligatures w14:val="none"/>
        </w:rPr>
        <w:t xml:space="preserve">Now you can make a </w:t>
      </w:r>
      <w:r w:rsidR="00EE7F68" w:rsidRPr="005269C8">
        <w:rPr>
          <w:rFonts w:ascii="Times New Roman" w:eastAsia="Times New Roman" w:hAnsi="Times New Roman" w:cs="Times New Roman"/>
          <w:kern w:val="0"/>
          <w14:ligatures w14:val="none"/>
        </w:rPr>
        <w:t>consumption choice.</w:t>
      </w:r>
    </w:p>
    <w:p w14:paraId="45308C11" w14:textId="25A706F5"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confirming your consumption choice, the next round starts with an information about next period’s endowment.</w:t>
      </w:r>
    </w:p>
    <w:p w14:paraId="2E37B7A3" w14:textId="6F612078"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rounds. </w:t>
      </w:r>
    </w:p>
    <w:p w14:paraId="0A9287F7" w14:textId="33090B04" w:rsidR="0014607A" w:rsidRPr="005269C8" w:rsidRDefault="0014607A" w:rsidP="00623EC3">
      <w:pPr>
        <w:spacing w:before="100" w:beforeAutospacing="1" w:after="120" w:line="240" w:lineRule="auto"/>
        <w:jc w:val="both"/>
        <w:rPr>
          <w:rFonts w:ascii="Times New Roman" w:eastAsia="Times New Roman" w:hAnsi="Times New Roman" w:cs="Times New Roman"/>
          <w:b/>
          <w:bCs/>
          <w:kern w:val="0"/>
          <w14:ligatures w14:val="none"/>
        </w:rPr>
      </w:pPr>
      <w:r w:rsidRPr="005269C8">
        <w:rPr>
          <w:rFonts w:ascii="Times New Roman" w:eastAsia="Times New Roman" w:hAnsi="Times New Roman" w:cs="Times New Roman"/>
          <w:b/>
          <w:bCs/>
          <w:kern w:val="0"/>
          <w14:ligatures w14:val="none"/>
        </w:rPr>
        <w:t>Part 3 instructions:</w:t>
      </w:r>
    </w:p>
    <w:p w14:paraId="0972679F" w14:textId="588BABEA"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kern w:val="0"/>
          <w14:ligatures w14:val="none"/>
        </w:rPr>
        <w:t xml:space="preserve">In </w:t>
      </w:r>
      <w:r w:rsidR="0014607A" w:rsidRPr="005269C8">
        <w:rPr>
          <w:rFonts w:ascii="Times New Roman" w:eastAsia="Times New Roman" w:hAnsi="Times New Roman" w:cs="Times New Roman"/>
          <w:kern w:val="0"/>
          <w14:ligatures w14:val="none"/>
        </w:rPr>
        <w:t>this part</w:t>
      </w:r>
      <w:r w:rsidRPr="005269C8">
        <w:rPr>
          <w:rFonts w:ascii="Times New Roman" w:eastAsia="Times New Roman" w:hAnsi="Times New Roman" w:cs="Times New Roman"/>
          <w:kern w:val="0"/>
          <w14:ligatures w14:val="none"/>
        </w:rPr>
        <w:t>, each</w:t>
      </w:r>
      <w:r>
        <w:rPr>
          <w:rFonts w:ascii="Times New Roman" w:eastAsia="Times New Roman" w:hAnsi="Times New Roman" w:cs="Times New Roman"/>
          <w:kern w:val="0"/>
          <w14:ligatures w14:val="none"/>
        </w:rPr>
        <w:t xml:space="preserve"> round will start with an information about your endowment profile in this period. You will also see the table with the possible consumption choices and the potential payoffs associated with these choices for both prices. In this part, you have to make your consumption choice before you get the hint for the period 2 price. </w:t>
      </w:r>
    </w:p>
    <w:p w14:paraId="178B4088" w14:textId="28F0159C"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Recall that the probabilities for the price in Period 2 being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=0.5</m:t>
        </m:r>
      </m:oMath>
      <w:r>
        <w:rPr>
          <w:rFonts w:ascii="Times New Roman" w:eastAsia="Times New Roman" w:hAnsi="Times New Roman" w:cs="Times New Roman"/>
          <w:kern w:val="0"/>
          <w14:ligatures w14:val="none"/>
        </w:rPr>
        <w:t xml:space="preserve">  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Pr>
          <w:rFonts w:ascii="Times New Roman" w:eastAsia="Times New Roman" w:hAnsi="Times New Roman" w:cs="Times New Roman"/>
          <w:kern w:val="0"/>
          <w14:ligatures w14:val="none"/>
        </w:rPr>
        <w:t xml:space="preserve">  are 50% each. Thus, both events are equally likely. </w:t>
      </w:r>
    </w:p>
    <w:p w14:paraId="57AC6A4B" w14:textId="77777777"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selecting and confirming your consumption choice, you will get the price hint for this round. </w:t>
      </w:r>
    </w:p>
    <w:p w14:paraId="7B5D1F73" w14:textId="47514752"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you confirmed the stated probability that you attribute to the majority of dots being red, the next round starts with an information about next period’s endowment and a new consumption choice.</w:t>
      </w:r>
    </w:p>
    <w:p w14:paraId="2DEF5CC5" w14:textId="1573A91A" w:rsidR="003A1BE4" w:rsidRPr="003A1BE4" w:rsidRDefault="00EE7F68" w:rsidP="00037F22">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procedure is repeated for 12 rounds.</w:t>
      </w:r>
      <w:bookmarkEnd w:id="7"/>
    </w:p>
    <w:sectPr w:rsidR="003A1BE4" w:rsidRPr="003A1BE4">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uhammed Bulutay" w:date="2025-11-13T17:23:00Z" w:initials="MB">
    <w:p w14:paraId="755F946A" w14:textId="77777777" w:rsidR="00F328FB" w:rsidRDefault="00F328FB" w:rsidP="00F328FB">
      <w:pPr>
        <w:pStyle w:val="Kommentartext"/>
      </w:pPr>
      <w:r>
        <w:rPr>
          <w:rStyle w:val="Kommentarzeichen"/>
        </w:rPr>
        <w:annotationRef/>
      </w:r>
      <w:r>
        <w:t>Would you like me to provide a screenshot here?</w:t>
      </w:r>
    </w:p>
  </w:comment>
  <w:comment w:id="3" w:author="frank.heinemann" w:date="2025-11-14T15:46:00Z" w:initials="f">
    <w:p w14:paraId="6ECDA7D5" w14:textId="77777777" w:rsidR="00F328FB" w:rsidRDefault="00F328FB" w:rsidP="00F328FB">
      <w:pPr>
        <w:pStyle w:val="Kommentartext"/>
      </w:pPr>
      <w:r>
        <w:rPr>
          <w:rStyle w:val="Kommentarzeichen"/>
        </w:rPr>
        <w:annotationRef/>
      </w:r>
      <w:r>
        <w:t>Yes, this may be good. It is hard to imagine the graph otherwise.</w:t>
      </w:r>
    </w:p>
  </w:comment>
  <w:comment w:id="18" w:author="frank.heinemann" w:date="2025-11-17T16:58:00Z" w:initials="f">
    <w:p w14:paraId="46580949" w14:textId="77777777" w:rsidR="0020436D" w:rsidRDefault="0020436D">
      <w:pPr>
        <w:pStyle w:val="Kommentartext"/>
      </w:pPr>
      <w:r>
        <w:rPr>
          <w:rStyle w:val="Kommentarzeichen"/>
        </w:rPr>
        <w:annotationRef/>
      </w:r>
      <w:r>
        <w:t>Why no price hint?</w:t>
      </w:r>
    </w:p>
    <w:p w14:paraId="4796EA66" w14:textId="0352A28C" w:rsidR="0020436D" w:rsidRDefault="0020436D">
      <w:pPr>
        <w:pStyle w:val="Kommentartext"/>
      </w:pPr>
      <w:r>
        <w:t>I think, we should do full training rounds including price hint and also giv</w:t>
      </w:r>
      <w:r w:rsidR="0082672E">
        <w:t>e</w:t>
      </w:r>
      <w:r>
        <w:t xml:space="preserve"> the outcome for these rounds.</w:t>
      </w:r>
    </w:p>
    <w:p w14:paraId="21B99A82" w14:textId="77777777" w:rsidR="0020436D" w:rsidRDefault="0020436D">
      <w:pPr>
        <w:pStyle w:val="Kommentartext"/>
      </w:pPr>
      <w:r>
        <w:t xml:space="preserve">The training rounds should be the same for everybody. </w:t>
      </w:r>
    </w:p>
    <w:p w14:paraId="11441B72" w14:textId="4B038B78" w:rsidR="0020436D" w:rsidRDefault="0020436D">
      <w:pPr>
        <w:pStyle w:val="Kommentartext"/>
      </w:pPr>
      <w:r>
        <w:t xml:space="preserve">The price hint may be a bit more obvious than 185/215. Maybe we use one obvious and one ambiguous signal </w:t>
      </w:r>
      <w:proofErr w:type="spellStart"/>
      <w:r>
        <w:t>fior</w:t>
      </w:r>
      <w:proofErr w:type="spellEnd"/>
      <w:r>
        <w:t xml:space="preserve"> these two rounds.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5F946A" w15:done="0"/>
  <w15:commentEx w15:paraId="6ECDA7D5" w15:paraIdParent="755F946A" w15:done="0"/>
  <w15:commentEx w15:paraId="11441B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1C259" w16cex:dateUtc="2025-11-13T16:23:00Z"/>
  <w16cex:commentExtensible w16cex:durableId="2CC1C258" w16cex:dateUtc="2025-11-14T06:46:00Z"/>
  <w16cex:commentExtensible w16cex:durableId="2CC5D2B7" w16cex:dateUtc="2025-11-17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5F946A" w16cid:durableId="2CC1C259"/>
  <w16cid:commentId w16cid:paraId="6ECDA7D5" w16cid:durableId="2CC1C258"/>
  <w16cid:commentId w16cid:paraId="11441B72" w16cid:durableId="2CC5D2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FF64F" w14:textId="77777777" w:rsidR="00983E58" w:rsidRDefault="00983E58" w:rsidP="00AE595C">
      <w:pPr>
        <w:spacing w:after="0" w:line="240" w:lineRule="auto"/>
      </w:pPr>
      <w:r>
        <w:separator/>
      </w:r>
    </w:p>
  </w:endnote>
  <w:endnote w:type="continuationSeparator" w:id="0">
    <w:p w14:paraId="5B9028E3" w14:textId="77777777" w:rsidR="00983E58" w:rsidRDefault="00983E58" w:rsidP="00AE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7562047"/>
      <w:docPartObj>
        <w:docPartGallery w:val="Page Numbers (Bottom of Page)"/>
        <w:docPartUnique/>
      </w:docPartObj>
    </w:sdtPr>
    <w:sdtEndPr/>
    <w:sdtContent>
      <w:p w14:paraId="03D79497" w14:textId="505B38FD" w:rsidR="00AE595C" w:rsidRDefault="00AE595C">
        <w:pPr>
          <w:pStyle w:val="Fuzeile"/>
          <w:jc w:val="center"/>
        </w:pPr>
        <w:r>
          <w:fldChar w:fldCharType="begin"/>
        </w:r>
        <w:r>
          <w:instrText>PAGE   \* MERGEFORMAT</w:instrText>
        </w:r>
        <w:r>
          <w:fldChar w:fldCharType="separate"/>
        </w:r>
        <w:r>
          <w:rPr>
            <w:lang w:val="de-DE"/>
          </w:rPr>
          <w:t>2</w:t>
        </w:r>
        <w:r>
          <w:fldChar w:fldCharType="end"/>
        </w:r>
      </w:p>
    </w:sdtContent>
  </w:sdt>
  <w:p w14:paraId="78931FA1" w14:textId="77777777" w:rsidR="00AE595C" w:rsidRDefault="00AE595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932B0" w14:textId="77777777" w:rsidR="00983E58" w:rsidRDefault="00983E58" w:rsidP="00AE595C">
      <w:pPr>
        <w:spacing w:after="0" w:line="240" w:lineRule="auto"/>
      </w:pPr>
      <w:r>
        <w:separator/>
      </w:r>
    </w:p>
  </w:footnote>
  <w:footnote w:type="continuationSeparator" w:id="0">
    <w:p w14:paraId="0DD88A9F" w14:textId="77777777" w:rsidR="00983E58" w:rsidRDefault="00983E58" w:rsidP="00AE5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283"/>
    <w:multiLevelType w:val="multilevel"/>
    <w:tmpl w:val="858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1897"/>
    <w:multiLevelType w:val="hybridMultilevel"/>
    <w:tmpl w:val="A21CAA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E32FB2"/>
    <w:multiLevelType w:val="hybridMultilevel"/>
    <w:tmpl w:val="0F905FA8"/>
    <w:lvl w:ilvl="0" w:tplc="574EE1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363407"/>
    <w:multiLevelType w:val="multilevel"/>
    <w:tmpl w:val="3FB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67D5A"/>
    <w:multiLevelType w:val="hybridMultilevel"/>
    <w:tmpl w:val="3C062DFA"/>
    <w:lvl w:ilvl="0" w:tplc="4DAADA8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A686FE3"/>
    <w:multiLevelType w:val="hybridMultilevel"/>
    <w:tmpl w:val="1D28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385881"/>
    <w:multiLevelType w:val="multilevel"/>
    <w:tmpl w:val="03901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96E61"/>
    <w:multiLevelType w:val="hybridMultilevel"/>
    <w:tmpl w:val="3620DF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3"/>
  </w:num>
  <w:num w:numId="3">
    <w:abstractNumId w:val="0"/>
  </w:num>
  <w:num w:numId="4">
    <w:abstractNumId w:val="4"/>
  </w:num>
  <w:num w:numId="5">
    <w:abstractNumId w:val="7"/>
  </w:num>
  <w:num w:numId="6">
    <w:abstractNumId w:val="1"/>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hammed Bulutay">
    <w15:presenceInfo w15:providerId="Windows Live" w15:userId="f778e16658f38e5b"/>
  </w15:person>
  <w15:person w15:author="frank.heinemann">
    <w15:presenceInfo w15:providerId="None" w15:userId="frank.heineman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80"/>
    <w:rsid w:val="00024F2E"/>
    <w:rsid w:val="00037F22"/>
    <w:rsid w:val="00072400"/>
    <w:rsid w:val="00076BB0"/>
    <w:rsid w:val="000834EE"/>
    <w:rsid w:val="000C30B7"/>
    <w:rsid w:val="000C549D"/>
    <w:rsid w:val="00127D3B"/>
    <w:rsid w:val="0014607A"/>
    <w:rsid w:val="001530CB"/>
    <w:rsid w:val="0020436D"/>
    <w:rsid w:val="002140E8"/>
    <w:rsid w:val="002355FD"/>
    <w:rsid w:val="0024572E"/>
    <w:rsid w:val="00285B02"/>
    <w:rsid w:val="002A58E2"/>
    <w:rsid w:val="002C6654"/>
    <w:rsid w:val="00305480"/>
    <w:rsid w:val="0034211D"/>
    <w:rsid w:val="003512BA"/>
    <w:rsid w:val="003A1687"/>
    <w:rsid w:val="003A1BE4"/>
    <w:rsid w:val="003D497B"/>
    <w:rsid w:val="0042316B"/>
    <w:rsid w:val="00437FCE"/>
    <w:rsid w:val="0044286E"/>
    <w:rsid w:val="00470255"/>
    <w:rsid w:val="00490F58"/>
    <w:rsid w:val="004A0D3A"/>
    <w:rsid w:val="004C1E00"/>
    <w:rsid w:val="004E1771"/>
    <w:rsid w:val="004F0DEA"/>
    <w:rsid w:val="00510F44"/>
    <w:rsid w:val="005269C8"/>
    <w:rsid w:val="00527DB5"/>
    <w:rsid w:val="00563140"/>
    <w:rsid w:val="00620329"/>
    <w:rsid w:val="00623EC3"/>
    <w:rsid w:val="006426E1"/>
    <w:rsid w:val="00661FDE"/>
    <w:rsid w:val="006669B2"/>
    <w:rsid w:val="00686CB2"/>
    <w:rsid w:val="006D06A9"/>
    <w:rsid w:val="00714A79"/>
    <w:rsid w:val="00761AC7"/>
    <w:rsid w:val="00771A18"/>
    <w:rsid w:val="007C5B98"/>
    <w:rsid w:val="007F027F"/>
    <w:rsid w:val="007F4CDE"/>
    <w:rsid w:val="0081765A"/>
    <w:rsid w:val="0082672E"/>
    <w:rsid w:val="0084057B"/>
    <w:rsid w:val="00846777"/>
    <w:rsid w:val="00864CE3"/>
    <w:rsid w:val="008D431D"/>
    <w:rsid w:val="008E24FC"/>
    <w:rsid w:val="008E6EFE"/>
    <w:rsid w:val="00961C58"/>
    <w:rsid w:val="00983E58"/>
    <w:rsid w:val="009D1D7F"/>
    <w:rsid w:val="009F2543"/>
    <w:rsid w:val="00A01512"/>
    <w:rsid w:val="00A1197A"/>
    <w:rsid w:val="00A80BB1"/>
    <w:rsid w:val="00AA5133"/>
    <w:rsid w:val="00AB46C1"/>
    <w:rsid w:val="00AE595C"/>
    <w:rsid w:val="00B454C8"/>
    <w:rsid w:val="00B51928"/>
    <w:rsid w:val="00B82F47"/>
    <w:rsid w:val="00BB745A"/>
    <w:rsid w:val="00BD41B6"/>
    <w:rsid w:val="00C3772F"/>
    <w:rsid w:val="00CD5B86"/>
    <w:rsid w:val="00CE542B"/>
    <w:rsid w:val="00D1712A"/>
    <w:rsid w:val="00D45C3B"/>
    <w:rsid w:val="00D46241"/>
    <w:rsid w:val="00D70AD9"/>
    <w:rsid w:val="00D71C04"/>
    <w:rsid w:val="00D865AD"/>
    <w:rsid w:val="00D90F21"/>
    <w:rsid w:val="00DA0F2E"/>
    <w:rsid w:val="00DE45A9"/>
    <w:rsid w:val="00E01505"/>
    <w:rsid w:val="00E049E2"/>
    <w:rsid w:val="00E24356"/>
    <w:rsid w:val="00E358B8"/>
    <w:rsid w:val="00E56C96"/>
    <w:rsid w:val="00EE7F68"/>
    <w:rsid w:val="00F06261"/>
    <w:rsid w:val="00F328FB"/>
    <w:rsid w:val="00FA733A"/>
    <w:rsid w:val="00FB48E8"/>
    <w:rsid w:val="00FB58F5"/>
    <w:rsid w:val="00FD3036"/>
    <w:rsid w:val="00FD4940"/>
    <w:rsid w:val="00FE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931C"/>
  <w15:chartTrackingRefBased/>
  <w15:docId w15:val="{9497E9C2-11B6-417C-8C28-25680E47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27D3B"/>
  </w:style>
  <w:style w:type="paragraph" w:styleId="berschrift1">
    <w:name w:val="heading 1"/>
    <w:basedOn w:val="Standard"/>
    <w:next w:val="Standard"/>
    <w:link w:val="berschrift1Zchn"/>
    <w:uiPriority w:val="9"/>
    <w:qFormat/>
    <w:rsid w:val="0030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0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054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054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054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054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54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054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54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54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054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054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054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054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054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54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054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5480"/>
    <w:rPr>
      <w:rFonts w:eastAsiaTheme="majorEastAsia" w:cstheme="majorBidi"/>
      <w:color w:val="272727" w:themeColor="text1" w:themeTint="D8"/>
    </w:rPr>
  </w:style>
  <w:style w:type="paragraph" w:styleId="Titel">
    <w:name w:val="Title"/>
    <w:basedOn w:val="Standard"/>
    <w:next w:val="Standard"/>
    <w:link w:val="TitelZchn"/>
    <w:uiPriority w:val="10"/>
    <w:qFormat/>
    <w:rsid w:val="0030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54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54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54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054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05480"/>
    <w:rPr>
      <w:i/>
      <w:iCs/>
      <w:color w:val="404040" w:themeColor="text1" w:themeTint="BF"/>
    </w:rPr>
  </w:style>
  <w:style w:type="paragraph" w:styleId="Listenabsatz">
    <w:name w:val="List Paragraph"/>
    <w:basedOn w:val="Standard"/>
    <w:uiPriority w:val="34"/>
    <w:qFormat/>
    <w:rsid w:val="00305480"/>
    <w:pPr>
      <w:ind w:left="720"/>
      <w:contextualSpacing/>
    </w:pPr>
  </w:style>
  <w:style w:type="character" w:styleId="IntensiveHervorhebung">
    <w:name w:val="Intense Emphasis"/>
    <w:basedOn w:val="Absatz-Standardschriftart"/>
    <w:uiPriority w:val="21"/>
    <w:qFormat/>
    <w:rsid w:val="00305480"/>
    <w:rPr>
      <w:i/>
      <w:iCs/>
      <w:color w:val="0F4761" w:themeColor="accent1" w:themeShade="BF"/>
    </w:rPr>
  </w:style>
  <w:style w:type="paragraph" w:styleId="IntensivesZitat">
    <w:name w:val="Intense Quote"/>
    <w:basedOn w:val="Standard"/>
    <w:next w:val="Standard"/>
    <w:link w:val="IntensivesZitatZchn"/>
    <w:uiPriority w:val="30"/>
    <w:qFormat/>
    <w:rsid w:val="0030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05480"/>
    <w:rPr>
      <w:i/>
      <w:iCs/>
      <w:color w:val="0F4761" w:themeColor="accent1" w:themeShade="BF"/>
    </w:rPr>
  </w:style>
  <w:style w:type="character" w:styleId="IntensiverVerweis">
    <w:name w:val="Intense Reference"/>
    <w:basedOn w:val="Absatz-Standardschriftart"/>
    <w:uiPriority w:val="32"/>
    <w:qFormat/>
    <w:rsid w:val="00305480"/>
    <w:rPr>
      <w:b/>
      <w:bCs/>
      <w:smallCaps/>
      <w:color w:val="0F4761" w:themeColor="accent1" w:themeShade="BF"/>
      <w:spacing w:val="5"/>
    </w:rPr>
  </w:style>
  <w:style w:type="character" w:styleId="Platzhaltertext">
    <w:name w:val="Placeholder Text"/>
    <w:basedOn w:val="Absatz-Standardschriftart"/>
    <w:uiPriority w:val="99"/>
    <w:semiHidden/>
    <w:rsid w:val="00A80BB1"/>
    <w:rPr>
      <w:color w:val="808080"/>
    </w:rPr>
  </w:style>
  <w:style w:type="paragraph" w:styleId="Kopfzeile">
    <w:name w:val="header"/>
    <w:basedOn w:val="Standard"/>
    <w:link w:val="KopfzeileZchn"/>
    <w:uiPriority w:val="99"/>
    <w:unhideWhenUsed/>
    <w:rsid w:val="00AE595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595C"/>
  </w:style>
  <w:style w:type="paragraph" w:styleId="Fuzeile">
    <w:name w:val="footer"/>
    <w:basedOn w:val="Standard"/>
    <w:link w:val="FuzeileZchn"/>
    <w:uiPriority w:val="99"/>
    <w:unhideWhenUsed/>
    <w:rsid w:val="00AE595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595C"/>
  </w:style>
  <w:style w:type="character" w:styleId="Kommentarzeichen">
    <w:name w:val="annotation reference"/>
    <w:basedOn w:val="Absatz-Standardschriftart"/>
    <w:uiPriority w:val="99"/>
    <w:semiHidden/>
    <w:unhideWhenUsed/>
    <w:rsid w:val="00072400"/>
    <w:rPr>
      <w:sz w:val="16"/>
      <w:szCs w:val="16"/>
    </w:rPr>
  </w:style>
  <w:style w:type="paragraph" w:styleId="Kommentartext">
    <w:name w:val="annotation text"/>
    <w:basedOn w:val="Standard"/>
    <w:link w:val="KommentartextZchn"/>
    <w:uiPriority w:val="99"/>
    <w:semiHidden/>
    <w:unhideWhenUsed/>
    <w:rsid w:val="0007240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72400"/>
    <w:rPr>
      <w:sz w:val="20"/>
      <w:szCs w:val="20"/>
    </w:rPr>
  </w:style>
  <w:style w:type="paragraph" w:styleId="Kommentarthema">
    <w:name w:val="annotation subject"/>
    <w:basedOn w:val="Kommentartext"/>
    <w:next w:val="Kommentartext"/>
    <w:link w:val="KommentarthemaZchn"/>
    <w:uiPriority w:val="99"/>
    <w:semiHidden/>
    <w:unhideWhenUsed/>
    <w:rsid w:val="00072400"/>
    <w:rPr>
      <w:b/>
      <w:bCs/>
    </w:rPr>
  </w:style>
  <w:style w:type="character" w:customStyle="1" w:styleId="KommentarthemaZchn">
    <w:name w:val="Kommentarthema Zchn"/>
    <w:basedOn w:val="KommentartextZchn"/>
    <w:link w:val="Kommentarthema"/>
    <w:uiPriority w:val="99"/>
    <w:semiHidden/>
    <w:rsid w:val="00072400"/>
    <w:rPr>
      <w:b/>
      <w:bCs/>
      <w:sz w:val="20"/>
      <w:szCs w:val="20"/>
    </w:rPr>
  </w:style>
  <w:style w:type="paragraph" w:styleId="StandardWeb">
    <w:name w:val="Normal (Web)"/>
    <w:basedOn w:val="Standard"/>
    <w:uiPriority w:val="99"/>
    <w:unhideWhenUsed/>
    <w:rsid w:val="00AB46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erarbeitung">
    <w:name w:val="Revision"/>
    <w:hidden/>
    <w:uiPriority w:val="99"/>
    <w:semiHidden/>
    <w:rsid w:val="003512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5546">
      <w:bodyDiv w:val="1"/>
      <w:marLeft w:val="0"/>
      <w:marRight w:val="0"/>
      <w:marTop w:val="0"/>
      <w:marBottom w:val="0"/>
      <w:divBdr>
        <w:top w:val="none" w:sz="0" w:space="0" w:color="auto"/>
        <w:left w:val="none" w:sz="0" w:space="0" w:color="auto"/>
        <w:bottom w:val="none" w:sz="0" w:space="0" w:color="auto"/>
        <w:right w:val="none" w:sz="0" w:space="0" w:color="auto"/>
      </w:divBdr>
    </w:div>
    <w:div w:id="401679084">
      <w:bodyDiv w:val="1"/>
      <w:marLeft w:val="0"/>
      <w:marRight w:val="0"/>
      <w:marTop w:val="0"/>
      <w:marBottom w:val="0"/>
      <w:divBdr>
        <w:top w:val="none" w:sz="0" w:space="0" w:color="auto"/>
        <w:left w:val="none" w:sz="0" w:space="0" w:color="auto"/>
        <w:bottom w:val="none" w:sz="0" w:space="0" w:color="auto"/>
        <w:right w:val="none" w:sz="0" w:space="0" w:color="auto"/>
      </w:divBdr>
    </w:div>
    <w:div w:id="892273912">
      <w:bodyDiv w:val="1"/>
      <w:marLeft w:val="0"/>
      <w:marRight w:val="0"/>
      <w:marTop w:val="0"/>
      <w:marBottom w:val="0"/>
      <w:divBdr>
        <w:top w:val="none" w:sz="0" w:space="0" w:color="auto"/>
        <w:left w:val="none" w:sz="0" w:space="0" w:color="auto"/>
        <w:bottom w:val="none" w:sz="0" w:space="0" w:color="auto"/>
        <w:right w:val="none" w:sz="0" w:space="0" w:color="auto"/>
      </w:divBdr>
    </w:div>
    <w:div w:id="1008944036">
      <w:bodyDiv w:val="1"/>
      <w:marLeft w:val="0"/>
      <w:marRight w:val="0"/>
      <w:marTop w:val="0"/>
      <w:marBottom w:val="0"/>
      <w:divBdr>
        <w:top w:val="none" w:sz="0" w:space="0" w:color="auto"/>
        <w:left w:val="none" w:sz="0" w:space="0" w:color="auto"/>
        <w:bottom w:val="none" w:sz="0" w:space="0" w:color="auto"/>
        <w:right w:val="none" w:sz="0" w:space="0" w:color="auto"/>
      </w:divBdr>
    </w:div>
    <w:div w:id="1145470387">
      <w:bodyDiv w:val="1"/>
      <w:marLeft w:val="0"/>
      <w:marRight w:val="0"/>
      <w:marTop w:val="0"/>
      <w:marBottom w:val="0"/>
      <w:divBdr>
        <w:top w:val="none" w:sz="0" w:space="0" w:color="auto"/>
        <w:left w:val="none" w:sz="0" w:space="0" w:color="auto"/>
        <w:bottom w:val="none" w:sz="0" w:space="0" w:color="auto"/>
        <w:right w:val="none" w:sz="0" w:space="0" w:color="auto"/>
      </w:divBdr>
    </w:div>
    <w:div w:id="1238251306">
      <w:bodyDiv w:val="1"/>
      <w:marLeft w:val="0"/>
      <w:marRight w:val="0"/>
      <w:marTop w:val="0"/>
      <w:marBottom w:val="0"/>
      <w:divBdr>
        <w:top w:val="none" w:sz="0" w:space="0" w:color="auto"/>
        <w:left w:val="none" w:sz="0" w:space="0" w:color="auto"/>
        <w:bottom w:val="none" w:sz="0" w:space="0" w:color="auto"/>
        <w:right w:val="none" w:sz="0" w:space="0" w:color="auto"/>
      </w:divBdr>
    </w:div>
    <w:div w:id="1275014697">
      <w:bodyDiv w:val="1"/>
      <w:marLeft w:val="0"/>
      <w:marRight w:val="0"/>
      <w:marTop w:val="0"/>
      <w:marBottom w:val="0"/>
      <w:divBdr>
        <w:top w:val="none" w:sz="0" w:space="0" w:color="auto"/>
        <w:left w:val="none" w:sz="0" w:space="0" w:color="auto"/>
        <w:bottom w:val="none" w:sz="0" w:space="0" w:color="auto"/>
        <w:right w:val="none" w:sz="0" w:space="0" w:color="auto"/>
      </w:divBdr>
    </w:div>
    <w:div w:id="1537355466">
      <w:bodyDiv w:val="1"/>
      <w:marLeft w:val="0"/>
      <w:marRight w:val="0"/>
      <w:marTop w:val="0"/>
      <w:marBottom w:val="0"/>
      <w:divBdr>
        <w:top w:val="none" w:sz="0" w:space="0" w:color="auto"/>
        <w:left w:val="none" w:sz="0" w:space="0" w:color="auto"/>
        <w:bottom w:val="none" w:sz="0" w:space="0" w:color="auto"/>
        <w:right w:val="none" w:sz="0" w:space="0" w:color="auto"/>
      </w:divBdr>
    </w:div>
    <w:div w:id="1780641385">
      <w:bodyDiv w:val="1"/>
      <w:marLeft w:val="0"/>
      <w:marRight w:val="0"/>
      <w:marTop w:val="0"/>
      <w:marBottom w:val="0"/>
      <w:divBdr>
        <w:top w:val="none" w:sz="0" w:space="0" w:color="auto"/>
        <w:left w:val="none" w:sz="0" w:space="0" w:color="auto"/>
        <w:bottom w:val="none" w:sz="0" w:space="0" w:color="auto"/>
        <w:right w:val="none" w:sz="0" w:space="0" w:color="auto"/>
      </w:divBdr>
    </w:div>
    <w:div w:id="1876772812">
      <w:bodyDiv w:val="1"/>
      <w:marLeft w:val="0"/>
      <w:marRight w:val="0"/>
      <w:marTop w:val="0"/>
      <w:marBottom w:val="0"/>
      <w:divBdr>
        <w:top w:val="none" w:sz="0" w:space="0" w:color="auto"/>
        <w:left w:val="none" w:sz="0" w:space="0" w:color="auto"/>
        <w:bottom w:val="none" w:sz="0" w:space="0" w:color="auto"/>
        <w:right w:val="none" w:sz="0" w:space="0" w:color="auto"/>
      </w:divBdr>
    </w:div>
    <w:div w:id="21097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1316</Words>
  <Characters>8297</Characters>
  <Application>Microsoft Office Word</Application>
  <DocSecurity>0</DocSecurity>
  <Lines>69</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Duffy</dc:creator>
  <cp:keywords/>
  <dc:description/>
  <cp:lastModifiedBy>frank.heinemann</cp:lastModifiedBy>
  <cp:revision>3</cp:revision>
  <cp:lastPrinted>2025-10-30T05:59:00Z</cp:lastPrinted>
  <dcterms:created xsi:type="dcterms:W3CDTF">2025-11-17T08:00:00Z</dcterms:created>
  <dcterms:modified xsi:type="dcterms:W3CDTF">2025-11-17T08:01:00Z</dcterms:modified>
</cp:coreProperties>
</file>